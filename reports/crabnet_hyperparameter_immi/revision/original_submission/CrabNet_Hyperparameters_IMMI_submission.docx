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E6517" w14:textId="77777777" w:rsidR="00E648BD" w:rsidRDefault="00AB0D7B" w:rsidP="0022400B">
      <w:pPr>
        <w:spacing w:before="240"/>
        <w:jc w:val="both"/>
        <w:rPr>
          <w:b/>
          <w:sz w:val="24"/>
          <w:szCs w:val="24"/>
        </w:rPr>
      </w:pPr>
      <w:r>
        <w:rPr>
          <w:b/>
          <w:sz w:val="24"/>
          <w:szCs w:val="24"/>
        </w:rPr>
        <w:t>Article information</w:t>
      </w:r>
    </w:p>
    <w:p w14:paraId="12D90D62" w14:textId="77777777" w:rsidR="00E648BD" w:rsidRDefault="00AB0D7B" w:rsidP="0022400B">
      <w:pPr>
        <w:spacing w:before="240"/>
        <w:jc w:val="both"/>
      </w:pPr>
      <w:r>
        <w:rPr>
          <w:b/>
        </w:rPr>
        <w:t>Article title</w:t>
      </w:r>
    </w:p>
    <w:p w14:paraId="3AE0ACDC" w14:textId="696651A6" w:rsidR="00B9756D" w:rsidRPr="00177234" w:rsidRDefault="00177234" w:rsidP="0022400B">
      <w:pPr>
        <w:jc w:val="both"/>
        <w:rPr>
          <w:iCs/>
        </w:rPr>
      </w:pPr>
      <w:r w:rsidRPr="00177234">
        <w:rPr>
          <w:iCs/>
        </w:rPr>
        <w:t>Materials Science Optimization Benchmark Dataset for High-dimensional, Multi-objective, Multi-fidelity Optimization of CrabNet Hyperparameters</w:t>
      </w:r>
    </w:p>
    <w:p w14:paraId="42DB7B63" w14:textId="77777777" w:rsidR="00E648BD" w:rsidRDefault="00AB0D7B" w:rsidP="0022400B">
      <w:pPr>
        <w:spacing w:before="240"/>
        <w:jc w:val="both"/>
        <w:rPr>
          <w:b/>
        </w:rPr>
      </w:pPr>
      <w:r>
        <w:rPr>
          <w:b/>
        </w:rPr>
        <w:t>Authors</w:t>
      </w:r>
    </w:p>
    <w:p w14:paraId="70DBB313" w14:textId="3771C282" w:rsidR="00B9756D" w:rsidRDefault="00B9756D" w:rsidP="0022400B">
      <w:pPr>
        <w:jc w:val="both"/>
        <w:rPr>
          <w:i/>
          <w:color w:val="1155CC"/>
        </w:rPr>
      </w:pPr>
    </w:p>
    <w:p w14:paraId="223FD091" w14:textId="3CA8DFF6" w:rsidR="00B9756D" w:rsidRPr="00B9756D" w:rsidRDefault="00B9756D" w:rsidP="0022400B">
      <w:pPr>
        <w:jc w:val="both"/>
        <w:rPr>
          <w:vertAlign w:val="superscript"/>
        </w:rPr>
      </w:pPr>
      <w:r>
        <w:t>Sterling G. Baird</w:t>
      </w:r>
      <w:r w:rsidRPr="033BF5DF">
        <w:rPr>
          <w:vertAlign w:val="superscript"/>
        </w:rPr>
        <w:t>1</w:t>
      </w:r>
      <w:r w:rsidR="00C57FA5">
        <w:rPr>
          <w:vertAlign w:val="superscript"/>
        </w:rPr>
        <w:t>,2,</w:t>
      </w:r>
      <w:r>
        <w:t xml:space="preserve">*, </w:t>
      </w:r>
      <w:r w:rsidR="69525CBB">
        <w:t>Xavier Zaitzeff</w:t>
      </w:r>
      <w:r w:rsidR="00837384">
        <w:rPr>
          <w:vertAlign w:val="superscript"/>
        </w:rPr>
        <w:t>2</w:t>
      </w:r>
      <w:r w:rsidR="69525CBB">
        <w:t xml:space="preserve">, </w:t>
      </w:r>
      <w:r w:rsidR="00EE0E06">
        <w:t>Jeet</w:t>
      </w:r>
      <w:r w:rsidR="0017696F">
        <w:t xml:space="preserve"> N.</w:t>
      </w:r>
      <w:r w:rsidR="00EE0E06">
        <w:t xml:space="preserve"> Parikh</w:t>
      </w:r>
      <w:r w:rsidR="00837384">
        <w:rPr>
          <w:vertAlign w:val="superscript"/>
        </w:rPr>
        <w:t>3</w:t>
      </w:r>
      <w:r w:rsidR="00EE0E06">
        <w:t xml:space="preserve">, </w:t>
      </w:r>
      <w:r>
        <w:t>Taylor D. Sparks</w:t>
      </w:r>
      <w:r w:rsidRPr="033BF5DF">
        <w:rPr>
          <w:vertAlign w:val="superscript"/>
        </w:rPr>
        <w:t>1</w:t>
      </w:r>
    </w:p>
    <w:p w14:paraId="5B9C2A6C" w14:textId="77777777" w:rsidR="00E648BD" w:rsidRDefault="00AB0D7B" w:rsidP="0022400B">
      <w:pPr>
        <w:spacing w:before="240"/>
        <w:jc w:val="both"/>
        <w:rPr>
          <w:b/>
        </w:rPr>
      </w:pPr>
      <w:r>
        <w:rPr>
          <w:b/>
        </w:rPr>
        <w:t>Affiliations</w:t>
      </w:r>
    </w:p>
    <w:p w14:paraId="43F7E4FD" w14:textId="232E5437" w:rsidR="00B9756D" w:rsidRDefault="00B9756D" w:rsidP="0022400B">
      <w:pPr>
        <w:jc w:val="both"/>
      </w:pPr>
      <w:r>
        <w:t xml:space="preserve">1. </w:t>
      </w:r>
      <w:r w:rsidRPr="00B9756D">
        <w:t>Materials Science &amp; Engineering</w:t>
      </w:r>
      <w:r>
        <w:t xml:space="preserve">, </w:t>
      </w:r>
      <w:r w:rsidR="00EE0E06">
        <w:t xml:space="preserve">University of Utah, </w:t>
      </w:r>
      <w:r w:rsidRPr="00B9756D">
        <w:t>122 S. Central Campus Drive, #304</w:t>
      </w:r>
      <w:r>
        <w:t xml:space="preserve"> </w:t>
      </w:r>
      <w:r w:rsidRPr="00B9756D">
        <w:t>Salt Lake City, Utah 84112</w:t>
      </w:r>
    </w:p>
    <w:p w14:paraId="00F1D0B3" w14:textId="77777777" w:rsidR="00750B66" w:rsidRDefault="00EE3E06" w:rsidP="00750B66">
      <w:pPr>
        <w:jc w:val="both"/>
      </w:pPr>
      <w:r>
        <w:t xml:space="preserve">2. Mechanical Engineering, Brigham Young University, </w:t>
      </w:r>
      <w:r w:rsidR="00750B66">
        <w:t>701 E University Parkway</w:t>
      </w:r>
    </w:p>
    <w:p w14:paraId="62D8494A" w14:textId="6AF0440D" w:rsidR="00837384" w:rsidRDefault="00750B66" w:rsidP="00750B66">
      <w:pPr>
        <w:jc w:val="both"/>
      </w:pPr>
      <w:r>
        <w:t>350 EB Provo, UT 84602</w:t>
      </w:r>
    </w:p>
    <w:p w14:paraId="325492AD" w14:textId="613DE314" w:rsidR="008619AE" w:rsidRPr="00B9756D" w:rsidRDefault="00837384" w:rsidP="0022400B">
      <w:pPr>
        <w:jc w:val="both"/>
      </w:pPr>
      <w:r>
        <w:t>3</w:t>
      </w:r>
      <w:r w:rsidR="00EE0E06">
        <w:t xml:space="preserve">. </w:t>
      </w:r>
      <w:r w:rsidR="00EE0E06" w:rsidRPr="00EE0E06">
        <w:t>Northwood High School, 4515 Portola Pkwy, Irvine, CA 92620</w:t>
      </w:r>
    </w:p>
    <w:p w14:paraId="66407255" w14:textId="77777777" w:rsidR="004D6066" w:rsidRPr="00B9756D" w:rsidRDefault="004D6066" w:rsidP="0022400B">
      <w:pPr>
        <w:jc w:val="both"/>
        <w:rPr>
          <w:ins w:id="0" w:author="Xavier Zaitzeff" w:date="2026-09-25T14:40:00Z" w16du:dateUtc="2026-09-25T20:40:00Z"/>
        </w:rPr>
      </w:pPr>
    </w:p>
    <w:p w14:paraId="559EC666" w14:textId="77777777" w:rsidR="00E648BD" w:rsidRDefault="00AB0D7B" w:rsidP="004D6066">
      <w:pPr>
        <w:jc w:val="both"/>
        <w:rPr>
          <w:b/>
        </w:rPr>
        <w:pPrChange w:id="1" w:author="Xavier Zaitzeff" w:date="2026-09-25T14:40:00Z" w16du:dateUtc="2026-09-25T20:40:00Z">
          <w:pPr>
            <w:spacing w:before="240"/>
            <w:jc w:val="both"/>
          </w:pPr>
        </w:pPrChange>
      </w:pPr>
      <w:r>
        <w:rPr>
          <w:b/>
        </w:rPr>
        <w:t>Corresponding author’s email address and Twitter handle</w:t>
      </w:r>
    </w:p>
    <w:p w14:paraId="422F9459" w14:textId="1AFEBC48" w:rsidR="00F25759" w:rsidRPr="004D6066" w:rsidRDefault="004D6066" w:rsidP="004D6066">
      <w:pPr>
        <w:jc w:val="both"/>
        <w:rPr>
          <w:ins w:id="2" w:author="Xavier Zaitzeff" w:date="2026-09-25T14:40:00Z" w16du:dateUtc="2026-09-25T20:40:00Z"/>
          <w:bCs/>
        </w:rPr>
      </w:pPr>
      <w:ins w:id="3" w:author="Xavier Zaitzeff" w:date="2026-09-25T14:40:00Z" w16du:dateUtc="2026-09-25T20:40:00Z">
        <w:r>
          <w:rPr>
            <w:bCs/>
          </w:rPr>
          <w:t>sterling.baird@byu.edu</w:t>
        </w:r>
      </w:ins>
    </w:p>
    <w:p w14:paraId="01CD7140" w14:textId="262D4879" w:rsidR="00B9756D" w:rsidRDefault="00750B66" w:rsidP="0022400B">
      <w:pPr>
        <w:jc w:val="both"/>
        <w:rPr>
          <w:del w:id="4" w:author="Xavier Zaitzeff" w:date="2026-09-25T14:40:00Z" w16du:dateUtc="2026-09-25T20:40:00Z"/>
        </w:rPr>
      </w:pPr>
      <w:del w:id="5" w:author="Xavier Zaitzeff" w:date="2026-09-25T14:40:00Z" w16du:dateUtc="2026-09-25T20:40:00Z">
        <w:r>
          <w:fldChar w:fldCharType="begin"/>
        </w:r>
        <w:r>
          <w:delInstrText>HYPERLINK "mailto:</w:delInstrText>
        </w:r>
        <w:r w:rsidRPr="003E0205">
          <w:delInstrText>sterling.baird@byu.edu</w:delInstrText>
        </w:r>
        <w:r>
          <w:delInstrText>"</w:delInstrText>
        </w:r>
        <w:r>
          <w:fldChar w:fldCharType="separate"/>
        </w:r>
        <w:r w:rsidRPr="00750B66">
          <w:rPr>
            <w:rStyle w:val="Hyperlink"/>
          </w:rPr>
          <w:delText>sterling.baird@byu.edu</w:delText>
        </w:r>
        <w:r>
          <w:fldChar w:fldCharType="end"/>
        </w:r>
      </w:del>
    </w:p>
    <w:p w14:paraId="709172E0" w14:textId="0F4363C7" w:rsidR="00B9756D" w:rsidRPr="00B9756D" w:rsidRDefault="00B9756D" w:rsidP="0022400B">
      <w:pPr>
        <w:jc w:val="both"/>
      </w:pPr>
      <w:r>
        <w:t>@SterlingBaird1</w:t>
      </w:r>
    </w:p>
    <w:p w14:paraId="7ADF1293" w14:textId="77777777" w:rsidR="00E648BD" w:rsidRDefault="00AB0D7B" w:rsidP="0022400B">
      <w:pPr>
        <w:spacing w:before="240"/>
        <w:jc w:val="both"/>
        <w:rPr>
          <w:i/>
        </w:rPr>
      </w:pPr>
      <w:r>
        <w:rPr>
          <w:b/>
        </w:rPr>
        <w:t>Keywords</w:t>
      </w:r>
    </w:p>
    <w:p w14:paraId="47462F06" w14:textId="709F9A3A" w:rsidR="00B9756D" w:rsidRPr="00B9756D" w:rsidRDefault="00B9756D" w:rsidP="0022400B">
      <w:pPr>
        <w:jc w:val="both"/>
      </w:pPr>
      <w:r w:rsidRPr="033BF5DF">
        <w:rPr>
          <w:lang w:val="en-US"/>
        </w:rPr>
        <w:t xml:space="preserve">adaptive design, </w:t>
      </w:r>
      <w:r w:rsidR="00586ED6" w:rsidRPr="033BF5DF">
        <w:rPr>
          <w:lang w:val="en-US"/>
        </w:rPr>
        <w:t>Bayesian optimization</w:t>
      </w:r>
      <w:r w:rsidR="007D5D06" w:rsidRPr="033BF5DF">
        <w:rPr>
          <w:lang w:val="en-US"/>
        </w:rPr>
        <w:t>,</w:t>
      </w:r>
      <w:r w:rsidR="00BC2363" w:rsidRPr="033BF5DF">
        <w:rPr>
          <w:lang w:val="en-US"/>
        </w:rPr>
        <w:t xml:space="preserve"> formulation optimization</w:t>
      </w:r>
    </w:p>
    <w:p w14:paraId="3EB8F743" w14:textId="77777777" w:rsidR="00E648BD" w:rsidRDefault="00AB0D7B" w:rsidP="0022400B">
      <w:pPr>
        <w:spacing w:before="240"/>
        <w:jc w:val="both"/>
        <w:rPr>
          <w:b/>
          <w:sz w:val="24"/>
          <w:szCs w:val="24"/>
        </w:rPr>
      </w:pPr>
      <w:r>
        <w:rPr>
          <w:b/>
        </w:rPr>
        <w:t>A</w:t>
      </w:r>
      <w:r>
        <w:rPr>
          <w:b/>
          <w:sz w:val="24"/>
          <w:szCs w:val="24"/>
        </w:rPr>
        <w:t>bstract</w:t>
      </w:r>
    </w:p>
    <w:p w14:paraId="3B9D75F7" w14:textId="273BA0A3" w:rsidR="00B9756D" w:rsidRDefault="00B9756D" w:rsidP="0022400B">
      <w:pPr>
        <w:jc w:val="both"/>
      </w:pPr>
    </w:p>
    <w:p w14:paraId="6041682E" w14:textId="0A0AFF5A" w:rsidR="00942E0E" w:rsidRDefault="00DE6612" w:rsidP="0022400B">
      <w:pPr>
        <w:jc w:val="both"/>
      </w:pPr>
      <w:r w:rsidRPr="033BF5DF">
        <w:rPr>
          <w:lang w:val="en-US"/>
        </w:rPr>
        <w:t xml:space="preserve">Benchmarks are crucial for driving progress in scientific disciplines. To be effective, benchmarks should closely mimic real-world tasks while being computationally efficient, allowing for accessibility and repeatability. </w:t>
      </w:r>
      <w:r w:rsidR="007F7E0C" w:rsidRPr="033BF5DF">
        <w:rPr>
          <w:lang w:val="en-US"/>
        </w:rPr>
        <w:t>D</w:t>
      </w:r>
      <w:r w:rsidRPr="033BF5DF">
        <w:rPr>
          <w:lang w:val="en-US"/>
        </w:rPr>
        <w:t>evelop</w:t>
      </w:r>
      <w:r w:rsidR="007F7E0C" w:rsidRPr="033BF5DF">
        <w:rPr>
          <w:lang w:val="en-US"/>
        </w:rPr>
        <w:t>ing</w:t>
      </w:r>
      <w:r w:rsidRPr="033BF5DF">
        <w:rPr>
          <w:lang w:val="en-US"/>
        </w:rPr>
        <w:t xml:space="preserve"> surrogate models indistinguishable from the </w:t>
      </w:r>
      <w:r w:rsidR="0026586D">
        <w:rPr>
          <w:lang w:val="en-US"/>
        </w:rPr>
        <w:t xml:space="preserve">true observations </w:t>
      </w:r>
      <w:r w:rsidRPr="033BF5DF">
        <w:rPr>
          <w:lang w:val="en-US"/>
        </w:rPr>
        <w:t>within the explored dataset bounds</w:t>
      </w:r>
      <w:r w:rsidR="007F7E0C" w:rsidRPr="033BF5DF">
        <w:rPr>
          <w:lang w:val="en-US"/>
        </w:rPr>
        <w:t xml:space="preserve"> dramatically reduces the computational burden of running benchmarks without sacrificing quality</w:t>
      </w:r>
      <w:r w:rsidRPr="033BF5DF">
        <w:rPr>
          <w:lang w:val="en-US"/>
        </w:rPr>
        <w:t xml:space="preserve">, </w:t>
      </w:r>
      <w:r w:rsidR="007F7E0C" w:rsidRPr="033BF5DF">
        <w:rPr>
          <w:lang w:val="en-US"/>
        </w:rPr>
        <w:t xml:space="preserve">but this </w:t>
      </w:r>
      <w:r w:rsidRPr="033BF5DF">
        <w:rPr>
          <w:lang w:val="en-US"/>
        </w:rPr>
        <w:t>requir</w:t>
      </w:r>
      <w:r w:rsidR="007F7E0C" w:rsidRPr="033BF5DF">
        <w:rPr>
          <w:lang w:val="en-US"/>
        </w:rPr>
        <w:t xml:space="preserve">es </w:t>
      </w:r>
      <w:r w:rsidRPr="033BF5DF">
        <w:rPr>
          <w:lang w:val="en-US"/>
        </w:rPr>
        <w:t xml:space="preserve">a large amount of </w:t>
      </w:r>
      <w:r w:rsidR="007F7E0C" w:rsidRPr="033BF5DF">
        <w:rPr>
          <w:lang w:val="en-US"/>
        </w:rPr>
        <w:t xml:space="preserve">initial </w:t>
      </w:r>
      <w:r w:rsidRPr="033BF5DF">
        <w:rPr>
          <w:lang w:val="en-US"/>
        </w:rPr>
        <w:t xml:space="preserve">data. In material science and chemistry, relevant optimization tasks can be challenging due to their hierarchical, noisy, multi-fidelity, multi-objective, high-dimensional, and non-linearly correlated variables. Additionally, they may include mixed numerical and categorical variables subject to linear and non-linear constraints. </w:t>
      </w:r>
      <w:r w:rsidR="00ED16C8">
        <w:rPr>
          <w:lang w:val="en-US"/>
        </w:rPr>
        <w:t>E</w:t>
      </w:r>
      <w:r w:rsidRPr="033BF5DF">
        <w:rPr>
          <w:lang w:val="en-US"/>
        </w:rPr>
        <w:t xml:space="preserve">xperimentally verifying such tasks can be difficult, </w:t>
      </w:r>
      <w:r w:rsidR="008D601E">
        <w:rPr>
          <w:lang w:val="en-US"/>
        </w:rPr>
        <w:t xml:space="preserve">making </w:t>
      </w:r>
      <w:r w:rsidRPr="033BF5DF">
        <w:rPr>
          <w:lang w:val="en-US"/>
        </w:rPr>
        <w:t xml:space="preserve">benchmarks essential. This study aimed to overcome these challenges by generating 173219 quasi-random hyperparameter combinations across 23 hyperparameters and using them to train CrabNet on the Matbench experimental band gap dataset (Computational runtime: 387 RTX-2080-Ti GPU days). The results were stored in a free-tier shared MongoDB Atlas dataset, creating a regression dataset that maps hyperparameter combinations to </w:t>
      </w:r>
      <w:r w:rsidR="002D0555">
        <w:rPr>
          <w:lang w:val="en-US"/>
        </w:rPr>
        <w:t xml:space="preserve">the </w:t>
      </w:r>
      <w:r w:rsidRPr="033BF5DF">
        <w:rPr>
          <w:lang w:val="en-US"/>
        </w:rPr>
        <w:t xml:space="preserve">metrics </w:t>
      </w:r>
      <w:r w:rsidR="00AA0A0C">
        <w:rPr>
          <w:lang w:val="en-US"/>
        </w:rPr>
        <w:t>mean absolute error (</w:t>
      </w:r>
      <w:r w:rsidRPr="033BF5DF">
        <w:rPr>
          <w:lang w:val="en-US"/>
        </w:rPr>
        <w:t>MAE</w:t>
      </w:r>
      <w:r w:rsidR="00AA0A0C">
        <w:rPr>
          <w:lang w:val="en-US"/>
        </w:rPr>
        <w:t>)</w:t>
      </w:r>
      <w:r w:rsidRPr="033BF5DF">
        <w:rPr>
          <w:lang w:val="en-US"/>
        </w:rPr>
        <w:t xml:space="preserve">, </w:t>
      </w:r>
      <w:r w:rsidR="009B1F5C">
        <w:rPr>
          <w:lang w:val="en-US"/>
        </w:rPr>
        <w:t>root mean squared error (</w:t>
      </w:r>
      <w:r w:rsidRPr="033BF5DF">
        <w:rPr>
          <w:lang w:val="en-US"/>
        </w:rPr>
        <w:t>RMSE</w:t>
      </w:r>
      <w:r w:rsidR="009B1F5C">
        <w:rPr>
          <w:lang w:val="en-US"/>
        </w:rPr>
        <w:t>)</w:t>
      </w:r>
      <w:r w:rsidRPr="033BF5DF">
        <w:rPr>
          <w:lang w:val="en-US"/>
        </w:rPr>
        <w:t xml:space="preserve">, computational runtime, and model size for the </w:t>
      </w:r>
      <w:r w:rsidR="008C419A">
        <w:rPr>
          <w:lang w:val="en-US"/>
        </w:rPr>
        <w:t xml:space="preserve">trained </w:t>
      </w:r>
      <w:r w:rsidRPr="033BF5DF">
        <w:rPr>
          <w:lang w:val="en-US"/>
        </w:rPr>
        <w:t>CrabNet model</w:t>
      </w:r>
      <w:r w:rsidR="008C419A">
        <w:rPr>
          <w:lang w:val="en-US"/>
        </w:rPr>
        <w:t xml:space="preserve">. </w:t>
      </w:r>
      <w:r w:rsidRPr="033BF5DF">
        <w:rPr>
          <w:lang w:val="en-US"/>
        </w:rPr>
        <w:t xml:space="preserve">To </w:t>
      </w:r>
      <w:r w:rsidR="000354EA">
        <w:rPr>
          <w:lang w:val="en-US"/>
        </w:rPr>
        <w:t xml:space="preserve">better </w:t>
      </w:r>
      <w:r w:rsidRPr="033BF5DF">
        <w:rPr>
          <w:lang w:val="en-US"/>
        </w:rPr>
        <w:t xml:space="preserve">simulate </w:t>
      </w:r>
      <w:r w:rsidR="000354EA">
        <w:rPr>
          <w:lang w:val="en-US"/>
        </w:rPr>
        <w:t>training</w:t>
      </w:r>
      <w:r w:rsidR="00F15F13">
        <w:rPr>
          <w:lang w:val="en-US"/>
        </w:rPr>
        <w:t>,</w:t>
      </w:r>
      <w:r w:rsidRPr="033BF5DF">
        <w:rPr>
          <w:lang w:val="en-US"/>
        </w:rPr>
        <w:t xml:space="preserve"> heteroskedastic noise was incorporated into the regression dataset, and bad hyperparameter combinations were excluded. Percentile ranks were </w:t>
      </w:r>
      <w:r w:rsidRPr="033BF5DF">
        <w:rPr>
          <w:lang w:val="en-US"/>
        </w:rPr>
        <w:lastRenderedPageBreak/>
        <w:t xml:space="preserve">computed within each group of identical parameter sets to capture heteroskedastic noise, rather than assuming Gaussian noise as is done in traditional approaches. This approach can be applied to other benchmark datasets, bridging the gap between </w:t>
      </w:r>
      <w:r w:rsidR="00315C2C">
        <w:rPr>
          <w:lang w:val="en-US"/>
        </w:rPr>
        <w:t xml:space="preserve">low cost </w:t>
      </w:r>
      <w:r w:rsidRPr="033BF5DF">
        <w:rPr>
          <w:lang w:val="en-US"/>
        </w:rPr>
        <w:t xml:space="preserve">optimization benchmarks </w:t>
      </w:r>
      <w:r w:rsidR="00D76A28">
        <w:rPr>
          <w:lang w:val="en-US"/>
        </w:rPr>
        <w:t xml:space="preserve">with </w:t>
      </w:r>
      <w:r w:rsidRPr="033BF5DF">
        <w:rPr>
          <w:lang w:val="en-US"/>
        </w:rPr>
        <w:t>real-world optimization scenarios.</w:t>
      </w:r>
    </w:p>
    <w:p w14:paraId="7D515F09" w14:textId="77777777" w:rsidR="00E648BD" w:rsidRDefault="00AB0D7B" w:rsidP="0022400B">
      <w:pPr>
        <w:spacing w:before="240"/>
        <w:jc w:val="both"/>
        <w:rPr>
          <w:b/>
          <w:sz w:val="24"/>
          <w:szCs w:val="24"/>
        </w:rPr>
      </w:pPr>
      <w:r>
        <w:rPr>
          <w:b/>
          <w:sz w:val="24"/>
          <w:szCs w:val="24"/>
        </w:rPr>
        <w:t>Specifications table</w:t>
      </w:r>
    </w:p>
    <w:p w14:paraId="35B7D248" w14:textId="5CEE5C08" w:rsidR="00E648BD" w:rsidRDefault="00E648BD" w:rsidP="0022400B">
      <w:pPr>
        <w:jc w:val="both"/>
      </w:pPr>
    </w:p>
    <w:tbl>
      <w:tblPr>
        <w:tblW w:w="933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510"/>
        <w:gridCol w:w="6820"/>
      </w:tblGrid>
      <w:tr w:rsidR="00E648BD" w14:paraId="1879E048" w14:textId="77777777" w:rsidTr="033BF5DF">
        <w:trPr>
          <w:trHeight w:val="825"/>
        </w:trPr>
        <w:tc>
          <w:tcPr>
            <w:tcW w:w="2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80AF14A" w14:textId="77777777" w:rsidR="00E648BD" w:rsidRDefault="00AB0D7B" w:rsidP="0022400B">
            <w:pPr>
              <w:spacing w:before="240"/>
              <w:ind w:left="100"/>
              <w:jc w:val="both"/>
              <w:rPr>
                <w:b/>
              </w:rPr>
            </w:pPr>
            <w:r>
              <w:rPr>
                <w:b/>
              </w:rPr>
              <w:t>Subject</w:t>
            </w:r>
          </w:p>
        </w:tc>
        <w:tc>
          <w:tcPr>
            <w:tcW w:w="6820" w:type="dxa"/>
            <w:tcBorders>
              <w:top w:val="single" w:sz="8" w:space="0" w:color="000000" w:themeColor="text1"/>
              <w:left w:val="nil"/>
              <w:bottom w:val="single" w:sz="8" w:space="0" w:color="000000" w:themeColor="text1"/>
              <w:right w:val="single" w:sz="8" w:space="0" w:color="000000" w:themeColor="text1"/>
            </w:tcBorders>
            <w:tcMar>
              <w:top w:w="80" w:type="dxa"/>
              <w:left w:w="80" w:type="dxa"/>
              <w:bottom w:w="80" w:type="dxa"/>
              <w:right w:w="80" w:type="dxa"/>
            </w:tcMar>
          </w:tcPr>
          <w:p w14:paraId="06D79B9F" w14:textId="5CB4A0E7" w:rsidR="00E648BD" w:rsidRPr="00281F3D" w:rsidRDefault="003F6C31" w:rsidP="0022400B">
            <w:pPr>
              <w:jc w:val="both"/>
            </w:pPr>
            <w:r>
              <w:t>Computational materials science</w:t>
            </w:r>
          </w:p>
        </w:tc>
      </w:tr>
      <w:tr w:rsidR="00E648BD" w14:paraId="374F7CF2" w14:textId="77777777" w:rsidTr="033BF5DF">
        <w:trPr>
          <w:trHeight w:val="595"/>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69DE281" w14:textId="77777777" w:rsidR="00E648BD" w:rsidRDefault="00AB0D7B" w:rsidP="0022400B">
            <w:pPr>
              <w:spacing w:before="240"/>
              <w:ind w:left="100"/>
              <w:jc w:val="both"/>
              <w:rPr>
                <w:b/>
              </w:rPr>
            </w:pPr>
            <w:r>
              <w:rPr>
                <w:b/>
              </w:rPr>
              <w:t>Specific subject area</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2A270DF7" w14:textId="27360CD7" w:rsidR="00947280" w:rsidRPr="003F6C31" w:rsidRDefault="00947280" w:rsidP="0022400B">
            <w:pPr>
              <w:jc w:val="both"/>
            </w:pPr>
            <w:r w:rsidRPr="0087285E">
              <w:rPr>
                <w:color w:val="000000" w:themeColor="text1"/>
              </w:rPr>
              <w:t xml:space="preserve">Composition-based </w:t>
            </w:r>
            <w:r w:rsidR="00237579" w:rsidRPr="0087285E">
              <w:rPr>
                <w:color w:val="000000" w:themeColor="text1"/>
              </w:rPr>
              <w:t xml:space="preserve">experimental </w:t>
            </w:r>
            <w:r w:rsidRPr="0087285E">
              <w:rPr>
                <w:color w:val="000000" w:themeColor="text1"/>
              </w:rPr>
              <w:t>band gap prediction</w:t>
            </w:r>
          </w:p>
        </w:tc>
      </w:tr>
      <w:tr w:rsidR="00E648BD" w14:paraId="2130EA4C" w14:textId="77777777" w:rsidTr="033BF5DF">
        <w:trPr>
          <w:trHeight w:val="577"/>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F791CF0" w14:textId="77777777" w:rsidR="00E648BD" w:rsidRDefault="00AB0D7B" w:rsidP="0022400B">
            <w:pPr>
              <w:spacing w:before="240"/>
              <w:ind w:left="100"/>
              <w:jc w:val="both"/>
              <w:rPr>
                <w:b/>
              </w:rPr>
            </w:pPr>
            <w:r>
              <w:rPr>
                <w:b/>
              </w:rPr>
              <w:t>Type of data</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2EA4BBD5" w14:textId="77777777" w:rsidR="00E648BD" w:rsidRDefault="00AB0D7B" w:rsidP="0022400B">
            <w:pPr>
              <w:spacing w:line="240" w:lineRule="auto"/>
              <w:jc w:val="both"/>
            </w:pPr>
            <w:r>
              <w:t>Table</w:t>
            </w:r>
          </w:p>
          <w:p w14:paraId="5D9E690C" w14:textId="321616E5" w:rsidR="0087285E" w:rsidRDefault="009F668F" w:rsidP="0022400B">
            <w:pPr>
              <w:spacing w:line="240" w:lineRule="auto"/>
              <w:jc w:val="both"/>
            </w:pPr>
            <w:r>
              <w:t>Figure</w:t>
            </w:r>
          </w:p>
        </w:tc>
      </w:tr>
      <w:tr w:rsidR="00E648BD" w14:paraId="4AD2D053" w14:textId="77777777" w:rsidTr="033BF5DF">
        <w:trPr>
          <w:trHeight w:val="2970"/>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C991F87" w14:textId="77777777" w:rsidR="00E648BD" w:rsidRDefault="00AB0D7B" w:rsidP="033BF5DF">
            <w:pPr>
              <w:spacing w:before="240"/>
              <w:ind w:left="100"/>
              <w:jc w:val="both"/>
              <w:rPr>
                <w:b/>
                <w:bCs/>
                <w:lang w:val="en-US"/>
              </w:rPr>
            </w:pPr>
            <w:r w:rsidRPr="033BF5DF">
              <w:rPr>
                <w:b/>
                <w:bCs/>
                <w:lang w:val="en-US"/>
              </w:rPr>
              <w:t>How the data were acquired</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5A31FD64" w14:textId="386F6BFA" w:rsidR="003F6C31" w:rsidRPr="003F6C31" w:rsidRDefault="00AC3189" w:rsidP="0022400B">
            <w:pPr>
              <w:jc w:val="both"/>
            </w:pPr>
            <w:r w:rsidRPr="033BF5DF">
              <w:rPr>
                <w:lang w:val="en-US"/>
              </w:rPr>
              <w:t xml:space="preserve">The data was obtained by executing CrabNet v2.0.8 (available at </w:t>
            </w:r>
            <w:hyperlink r:id="rId11">
              <w:r w:rsidRPr="033BF5DF">
                <w:rPr>
                  <w:rStyle w:val="Hyperlink"/>
                  <w:lang w:val="en-US"/>
                </w:rPr>
                <w:t>https://github.com/sparks-baird/CrabNet</w:t>
              </w:r>
            </w:hyperlink>
            <w:r w:rsidRPr="033BF5DF">
              <w:rPr>
                <w:lang w:val="en-US"/>
              </w:rPr>
              <w:t>) for each of the five folds of the Matbench experimental band gap task (</w:t>
            </w:r>
            <w:hyperlink r:id="rId12">
              <w:r w:rsidRPr="033BF5DF">
                <w:rPr>
                  <w:rStyle w:val="Hyperlink"/>
                  <w:lang w:val="en-US"/>
                </w:rPr>
                <w:t>https://matbench.materialsproject.org/Leaderboards%20Per-Task/matbench_v0.1_matbench_expt_gap/</w:t>
              </w:r>
            </w:hyperlink>
            <w:r w:rsidRPr="033BF5DF">
              <w:rPr>
                <w:lang w:val="en-US"/>
              </w:rPr>
              <w:t xml:space="preserve">). Python code in </w:t>
            </w:r>
            <w:hyperlink r:id="rId13">
              <w:r w:rsidRPr="033BF5DF">
                <w:rPr>
                  <w:rStyle w:val="Hyperlink"/>
                  <w:lang w:val="en-US"/>
                </w:rPr>
                <w:t>https://github.com/sparks-baird/matsci-opt-benchmarks/blob/7c4346624895a7826ada07ff5e44c2f49eb42b9d/scripts/crabnet_hyperparameter/crabnet_hyperparameter_submitit.py</w:t>
              </w:r>
            </w:hyperlink>
            <w:r w:rsidRPr="033BF5DF">
              <w:rPr>
                <w:lang w:val="en-US"/>
              </w:rPr>
              <w:t xml:space="preserve"> was used for orchestration, with the University of Utah's Center for High-performance Computing (CHPC) resources. Jobs were sent to the SLURM scheduler using Submitit (</w:t>
            </w:r>
            <w:hyperlink r:id="rId14">
              <w:r w:rsidRPr="033BF5DF">
                <w:rPr>
                  <w:rStyle w:val="Hyperlink"/>
                  <w:lang w:val="en-US"/>
                </w:rPr>
                <w:t>https://github.com/facebookincubator/submitit</w:t>
              </w:r>
            </w:hyperlink>
            <w:r w:rsidRPr="033BF5DF">
              <w:rPr>
                <w:lang w:val="en-US"/>
              </w:rPr>
              <w:t xml:space="preserve">), and results were logged in JSON format using the MongoDB Data API. The matsci-opt-benchmarks code used for this study can be found at </w:t>
            </w:r>
            <w:hyperlink r:id="rId15">
              <w:r w:rsidRPr="033BF5DF">
                <w:rPr>
                  <w:rStyle w:val="Hyperlink"/>
                  <w:lang w:val="en-US"/>
                </w:rPr>
                <w:t>https://github.com/sparks-baird/matsci-opt-benchmarks/tree/v0.2.1</w:t>
              </w:r>
            </w:hyperlink>
            <w:r w:rsidRPr="033BF5DF">
              <w:rPr>
                <w:lang w:val="en-US"/>
              </w:rPr>
              <w:t xml:space="preserve"> (</w:t>
            </w:r>
            <w:hyperlink r:id="rId16">
              <w:r w:rsidRPr="033BF5DF">
                <w:rPr>
                  <w:rStyle w:val="Hyperlink"/>
                  <w:lang w:val="en-US"/>
                </w:rPr>
                <w:t>https://dx.doi.org/10.5281/zenodo.7694289</w:t>
              </w:r>
            </w:hyperlink>
            <w:r w:rsidRPr="033BF5DF">
              <w:rPr>
                <w:lang w:val="en-US"/>
              </w:rPr>
              <w:t>).</w:t>
            </w:r>
          </w:p>
        </w:tc>
      </w:tr>
      <w:tr w:rsidR="00E648BD" w14:paraId="64A186E3" w14:textId="77777777" w:rsidTr="033BF5DF">
        <w:trPr>
          <w:trHeight w:val="23"/>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48EE8AE" w14:textId="77777777" w:rsidR="00E648BD" w:rsidRDefault="00AB0D7B" w:rsidP="0022400B">
            <w:pPr>
              <w:spacing w:before="240"/>
              <w:ind w:left="100"/>
              <w:jc w:val="both"/>
              <w:rPr>
                <w:b/>
              </w:rPr>
            </w:pPr>
            <w:r>
              <w:rPr>
                <w:b/>
              </w:rPr>
              <w:t>Data format</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720D554D" w14:textId="77777777" w:rsidR="00E648BD" w:rsidRDefault="00AB0D7B" w:rsidP="0022400B">
            <w:pPr>
              <w:spacing w:line="240" w:lineRule="auto"/>
              <w:jc w:val="both"/>
            </w:pPr>
            <w:r>
              <w:t>Analyzed</w:t>
            </w:r>
          </w:p>
          <w:p w14:paraId="3AE8B913" w14:textId="77777777" w:rsidR="00E648BD" w:rsidRDefault="00AB0D7B" w:rsidP="0022400B">
            <w:pPr>
              <w:spacing w:line="240" w:lineRule="auto"/>
              <w:jc w:val="both"/>
            </w:pPr>
            <w:r>
              <w:t>Filtered</w:t>
            </w:r>
          </w:p>
          <w:p w14:paraId="048E5D64" w14:textId="1109119B" w:rsidR="0087285E" w:rsidRDefault="0087285E" w:rsidP="0022400B">
            <w:pPr>
              <w:spacing w:line="240" w:lineRule="auto"/>
              <w:jc w:val="both"/>
            </w:pPr>
            <w:r>
              <w:t>Raw</w:t>
            </w:r>
          </w:p>
        </w:tc>
      </w:tr>
      <w:tr w:rsidR="00E648BD" w14:paraId="198A6DBF" w14:textId="77777777" w:rsidTr="033BF5DF">
        <w:trPr>
          <w:trHeight w:val="370"/>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3C0B032" w14:textId="77777777" w:rsidR="00E648BD" w:rsidRPr="00585493" w:rsidRDefault="00AB0D7B" w:rsidP="0022400B">
            <w:pPr>
              <w:spacing w:before="240"/>
              <w:ind w:left="100"/>
              <w:jc w:val="both"/>
              <w:rPr>
                <w:b/>
              </w:rPr>
            </w:pPr>
            <w:r w:rsidRPr="00585493">
              <w:rPr>
                <w:b/>
              </w:rPr>
              <w:t>Description of data collection</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32344010" w14:textId="6862615E" w:rsidR="005C33B8" w:rsidRPr="00585493" w:rsidRDefault="00AC3189" w:rsidP="0022400B">
            <w:pPr>
              <w:jc w:val="both"/>
            </w:pPr>
            <w:r w:rsidRPr="033BF5DF">
              <w:rPr>
                <w:lang w:val="en-US"/>
              </w:rPr>
              <w:t>The Ax Platform was used to perform a quasi-random Sobol sampling of 65536 parameter combinations, varying 23 hyperparameters within a constrained search space, with 5 repeats resulting in a total of 327680 training runs. Out of these, 173219 completed successfully, consuming 387 RTX-2080-Ti GPU days or 4614.29 CUDA core years, resulting in 41550 unique sets. To rank repeat simulations, the "dense" method with pct=True was used in pandas.core.groupby.GroupBy.rank.</w:t>
            </w:r>
          </w:p>
        </w:tc>
      </w:tr>
      <w:tr w:rsidR="00E648BD" w14:paraId="76DD765A" w14:textId="77777777" w:rsidTr="033BF5DF">
        <w:trPr>
          <w:trHeight w:val="604"/>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EA0FA3F" w14:textId="77777777" w:rsidR="00E648BD" w:rsidRDefault="00AB0D7B" w:rsidP="0022400B">
            <w:pPr>
              <w:spacing w:before="240"/>
              <w:ind w:left="100"/>
              <w:jc w:val="both"/>
              <w:rPr>
                <w:b/>
              </w:rPr>
            </w:pPr>
            <w:r>
              <w:rPr>
                <w:b/>
              </w:rPr>
              <w:lastRenderedPageBreak/>
              <w:t>Data source location</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3DE4354C" w14:textId="5ED9D3CE" w:rsidR="009F668F" w:rsidRPr="009F668F" w:rsidRDefault="009F668F" w:rsidP="0022400B">
            <w:pPr>
              <w:jc w:val="both"/>
            </w:pPr>
            <w:r>
              <w:t>Free-tier Shared Cluster MongoDB Atlas Database</w:t>
            </w:r>
          </w:p>
        </w:tc>
      </w:tr>
      <w:tr w:rsidR="00E648BD" w14:paraId="3DF30D33" w14:textId="77777777" w:rsidTr="033BF5DF">
        <w:trPr>
          <w:trHeight w:val="1693"/>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912616B" w14:textId="77777777" w:rsidR="00E648BD" w:rsidRDefault="00AB0D7B" w:rsidP="0022400B">
            <w:pPr>
              <w:spacing w:before="240"/>
              <w:ind w:left="100"/>
              <w:jc w:val="both"/>
              <w:rPr>
                <w:b/>
              </w:rPr>
            </w:pPr>
            <w:r>
              <w:rPr>
                <w:b/>
              </w:rPr>
              <w:t>Data accessibility</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6D1705D8" w14:textId="29C2737A" w:rsidR="00E648BD" w:rsidRDefault="00AB0D7B" w:rsidP="0022400B">
            <w:pPr>
              <w:spacing w:before="240"/>
              <w:ind w:left="100"/>
              <w:jc w:val="both"/>
            </w:pPr>
            <w:r w:rsidRPr="033BF5DF">
              <w:rPr>
                <w:lang w:val="en-US"/>
              </w:rPr>
              <w:t>Repository name:</w:t>
            </w:r>
            <w:r w:rsidR="005E2068" w:rsidRPr="033BF5DF">
              <w:rPr>
                <w:lang w:val="en-US"/>
              </w:rPr>
              <w:t xml:space="preserve"> Zenodo</w:t>
            </w:r>
          </w:p>
          <w:p w14:paraId="27483119" w14:textId="5EF6844E" w:rsidR="00E648BD" w:rsidRDefault="00AB0D7B" w:rsidP="0022400B">
            <w:pPr>
              <w:spacing w:before="240"/>
              <w:ind w:left="100"/>
              <w:jc w:val="both"/>
            </w:pPr>
            <w:r>
              <w:t>Data identification number:</w:t>
            </w:r>
            <w:r w:rsidR="005E2068">
              <w:t xml:space="preserve"> </w:t>
            </w:r>
            <w:r w:rsidR="001960E4" w:rsidRPr="001960E4">
              <w:t>7694268</w:t>
            </w:r>
          </w:p>
          <w:p w14:paraId="2D7A0A8A" w14:textId="74912F1D" w:rsidR="00E648BD" w:rsidRDefault="00AB0D7B" w:rsidP="0022400B">
            <w:pPr>
              <w:spacing w:before="240"/>
              <w:ind w:left="100"/>
              <w:jc w:val="both"/>
              <w:rPr>
                <w:color w:val="1155CC"/>
              </w:rPr>
            </w:pPr>
            <w:r>
              <w:t xml:space="preserve">Direct </w:t>
            </w:r>
            <w:r w:rsidRPr="00585493">
              <w:t>URL to data:</w:t>
            </w:r>
            <w:r w:rsidR="005E2068" w:rsidRPr="00585493">
              <w:t xml:space="preserve"> </w:t>
            </w:r>
            <w:hyperlink r:id="rId17" w:history="1">
              <w:r w:rsidR="005A4DE0" w:rsidRPr="00082FD8">
                <w:rPr>
                  <w:rStyle w:val="Hyperlink"/>
                </w:rPr>
                <w:t>https://doi.org/10.5281/zenodo.7694268</w:t>
              </w:r>
            </w:hyperlink>
          </w:p>
        </w:tc>
      </w:tr>
    </w:tbl>
    <w:p w14:paraId="2CCC5E98" w14:textId="77777777" w:rsidR="00E648BD" w:rsidRDefault="00AB0D7B" w:rsidP="0022400B">
      <w:pPr>
        <w:spacing w:before="240"/>
        <w:jc w:val="both"/>
        <w:rPr>
          <w:i/>
        </w:rPr>
      </w:pPr>
      <w:r>
        <w:rPr>
          <w:i/>
        </w:rPr>
        <w:t xml:space="preserve"> </w:t>
      </w:r>
    </w:p>
    <w:p w14:paraId="622BAE7A" w14:textId="77777777" w:rsidR="00E648BD" w:rsidRDefault="00AB0D7B" w:rsidP="0022400B">
      <w:pPr>
        <w:spacing w:before="240"/>
        <w:jc w:val="both"/>
        <w:rPr>
          <w:b/>
          <w:sz w:val="24"/>
          <w:szCs w:val="24"/>
        </w:rPr>
      </w:pPr>
      <w:r>
        <w:rPr>
          <w:b/>
          <w:sz w:val="24"/>
          <w:szCs w:val="24"/>
        </w:rPr>
        <w:t>Objective</w:t>
      </w:r>
    </w:p>
    <w:p w14:paraId="3F5A3314" w14:textId="7F80D9CA" w:rsidR="00E648BD" w:rsidRDefault="00E648BD" w:rsidP="0022400B">
      <w:pPr>
        <w:jc w:val="both"/>
        <w:rPr>
          <w:i/>
          <w:color w:val="1155CC"/>
        </w:rPr>
      </w:pPr>
    </w:p>
    <w:p w14:paraId="0D3016EB" w14:textId="639CFC0A" w:rsidR="000E425B" w:rsidRPr="000E425B" w:rsidRDefault="00A91868" w:rsidP="0022400B">
      <w:pPr>
        <w:jc w:val="both"/>
      </w:pPr>
      <w:r w:rsidRPr="033BF5DF">
        <w:rPr>
          <w:lang w:val="en-US"/>
        </w:rPr>
        <w:t>I</w:t>
      </w:r>
      <w:r w:rsidR="00BD6A3A" w:rsidRPr="033BF5DF">
        <w:rPr>
          <w:lang w:val="en-US"/>
        </w:rPr>
        <w:t xml:space="preserve">ndustry-relevant optimization tasks </w:t>
      </w:r>
      <w:r w:rsidRPr="033BF5DF">
        <w:rPr>
          <w:lang w:val="en-US"/>
        </w:rPr>
        <w:t xml:space="preserve">in the physical sciences </w:t>
      </w:r>
      <w:r w:rsidR="00BD6A3A" w:rsidRPr="033BF5DF">
        <w:rPr>
          <w:lang w:val="en-US"/>
        </w:rPr>
        <w:t xml:space="preserve">are often </w:t>
      </w:r>
      <w:r w:rsidRPr="033BF5DF">
        <w:rPr>
          <w:lang w:val="en-US"/>
        </w:rPr>
        <w:t>“</w:t>
      </w:r>
      <w:r w:rsidR="00BD6A3A" w:rsidRPr="033BF5DF">
        <w:rPr>
          <w:lang w:val="en-US"/>
        </w:rPr>
        <w:t>hierarchical, noisy, multi-fidelity</w:t>
      </w:r>
      <w:r w:rsidR="004639BE">
        <w:rPr>
          <w:lang w:val="en-US"/>
        </w:rPr>
        <w:t xml:space="preserve"> </w:t>
      </w:r>
      <w:r w:rsidR="00D31B67">
        <w:t>[1,2]</w:t>
      </w:r>
      <w:r w:rsidR="00BD6A3A" w:rsidRPr="033BF5DF">
        <w:rPr>
          <w:lang w:val="en-US"/>
        </w:rPr>
        <w:t>, multi-objecti</w:t>
      </w:r>
      <w:r w:rsidR="004639BE">
        <w:rPr>
          <w:lang w:val="en-US"/>
        </w:rPr>
        <w:t>v</w:t>
      </w:r>
      <w:r w:rsidR="00BD6A3A" w:rsidRPr="033BF5DF">
        <w:rPr>
          <w:lang w:val="en-US"/>
        </w:rPr>
        <w:t>e</w:t>
      </w:r>
      <w:r w:rsidR="004639BE">
        <w:rPr>
          <w:lang w:val="en-US"/>
        </w:rPr>
        <w:t xml:space="preserve"> </w:t>
      </w:r>
      <w:r w:rsidR="00D31B67">
        <w:t>[3,4]</w:t>
      </w:r>
      <w:r w:rsidR="00BD6A3A" w:rsidRPr="033BF5DF">
        <w:rPr>
          <w:lang w:val="en-US"/>
        </w:rPr>
        <w:t>, high-dimensional</w:t>
      </w:r>
      <w:r w:rsidR="004639BE">
        <w:rPr>
          <w:lang w:val="en-US"/>
        </w:rPr>
        <w:t xml:space="preserve"> </w:t>
      </w:r>
      <w:r w:rsidR="000F3838">
        <w:t>[5,6]</w:t>
      </w:r>
      <w:r w:rsidR="00BD6A3A" w:rsidRPr="033BF5DF">
        <w:rPr>
          <w:lang w:val="en-US"/>
        </w:rPr>
        <w:t>, and non-linearly correlated while exhibiting mixed numerical and categorical variables subject to linear</w:t>
      </w:r>
      <w:r w:rsidR="000F3838">
        <w:t>[7]</w:t>
      </w:r>
      <w:r w:rsidR="00BD6A3A" w:rsidRPr="033BF5DF">
        <w:rPr>
          <w:lang w:val="en-US"/>
        </w:rPr>
        <w:t xml:space="preserve"> and non-linear constraints.</w:t>
      </w:r>
      <w:r w:rsidRPr="033BF5DF">
        <w:rPr>
          <w:lang w:val="en-US"/>
        </w:rPr>
        <w:t>”</w:t>
      </w:r>
      <w:r w:rsidR="004639BE">
        <w:t>[7,8]</w:t>
      </w:r>
      <w:r w:rsidR="00BD6A3A" w:rsidRPr="033BF5DF">
        <w:rPr>
          <w:lang w:val="en-US"/>
        </w:rPr>
        <w:t xml:space="preserve"> </w:t>
      </w:r>
      <w:r w:rsidR="000E425B" w:rsidRPr="033BF5DF">
        <w:rPr>
          <w:lang w:val="en-US"/>
        </w:rPr>
        <w:t>Existing benchmark datasets</w:t>
      </w:r>
      <w:r w:rsidR="004639BE">
        <w:t>[10-15]</w:t>
      </w:r>
      <w:r w:rsidR="0041451E" w:rsidRPr="033BF5DF">
        <w:rPr>
          <w:lang w:val="en-US"/>
        </w:rPr>
        <w:t>, while very useful,</w:t>
      </w:r>
      <w:r w:rsidR="000E425B" w:rsidRPr="033BF5DF">
        <w:rPr>
          <w:lang w:val="en-US"/>
        </w:rPr>
        <w:t xml:space="preserve"> typically </w:t>
      </w:r>
      <w:r w:rsidR="00E44AB5" w:rsidRPr="033BF5DF">
        <w:rPr>
          <w:lang w:val="en-US"/>
        </w:rPr>
        <w:t xml:space="preserve">are single-objective, single-fidelity, low-dimensional, and </w:t>
      </w:r>
      <w:r w:rsidR="000E425B" w:rsidRPr="033BF5DF">
        <w:rPr>
          <w:lang w:val="en-US"/>
        </w:rPr>
        <w:t xml:space="preserve">ignore or simplify the influence of noise. </w:t>
      </w:r>
      <w:r w:rsidR="00EA3116">
        <w:rPr>
          <w:lang w:val="en-US"/>
        </w:rPr>
        <w:t xml:space="preserve">The aim </w:t>
      </w:r>
      <w:r w:rsidR="005510B6">
        <w:rPr>
          <w:lang w:val="en-US"/>
        </w:rPr>
        <w:t xml:space="preserve">of this dataset </w:t>
      </w:r>
      <w:r w:rsidR="00CB18D4">
        <w:rPr>
          <w:lang w:val="en-US"/>
        </w:rPr>
        <w:t xml:space="preserve">is to better </w:t>
      </w:r>
      <w:r w:rsidR="00366BAE">
        <w:rPr>
          <w:lang w:val="en-US"/>
        </w:rPr>
        <w:t>model</w:t>
      </w:r>
      <w:r w:rsidR="00CB18D4">
        <w:rPr>
          <w:lang w:val="en-US"/>
        </w:rPr>
        <w:t xml:space="preserve"> </w:t>
      </w:r>
      <w:r w:rsidR="00C41A32">
        <w:rPr>
          <w:lang w:val="en-US"/>
        </w:rPr>
        <w:t xml:space="preserve">a physical science optimization task </w:t>
      </w:r>
      <w:r w:rsidR="00366BAE">
        <w:rPr>
          <w:lang w:val="en-US"/>
        </w:rPr>
        <w:t xml:space="preserve">for benchmarking needs </w:t>
      </w:r>
      <w:r w:rsidR="00C41A32">
        <w:rPr>
          <w:lang w:val="en-US"/>
        </w:rPr>
        <w:t>w</w:t>
      </w:r>
      <w:r w:rsidR="000B204C">
        <w:rPr>
          <w:lang w:val="en-US"/>
        </w:rPr>
        <w:t xml:space="preserve">hile properly </w:t>
      </w:r>
      <w:r w:rsidR="00B274BC">
        <w:rPr>
          <w:lang w:val="en-US"/>
        </w:rPr>
        <w:t>quantifying</w:t>
      </w:r>
      <w:r w:rsidR="00D26219">
        <w:rPr>
          <w:lang w:val="en-US"/>
        </w:rPr>
        <w:t xml:space="preserve"> the noise</w:t>
      </w:r>
      <w:r w:rsidR="00437275">
        <w:rPr>
          <w:lang w:val="en-US"/>
        </w:rPr>
        <w:t xml:space="preserve"> distribution</w:t>
      </w:r>
      <w:r w:rsidR="000B204C">
        <w:rPr>
          <w:lang w:val="en-US"/>
        </w:rPr>
        <w:t xml:space="preserve">. </w:t>
      </w:r>
      <w:r w:rsidRPr="033BF5DF">
        <w:rPr>
          <w:lang w:val="en-US"/>
        </w:rPr>
        <w:t xml:space="preserve">The inclusion of heteroskedastic noise in a surrogate model </w:t>
      </w:r>
      <w:r w:rsidR="00331C82">
        <w:rPr>
          <w:lang w:val="en-US"/>
        </w:rPr>
        <w:t xml:space="preserve">avoids assuming a </w:t>
      </w:r>
      <w:r w:rsidR="00C904BE">
        <w:rPr>
          <w:lang w:val="en-US"/>
        </w:rPr>
        <w:t>fixed noise distribution and</w:t>
      </w:r>
      <w:r w:rsidRPr="033BF5DF">
        <w:rPr>
          <w:lang w:val="en-US"/>
        </w:rPr>
        <w:t xml:space="preserve"> </w:t>
      </w:r>
      <w:r w:rsidR="00231D5E">
        <w:rPr>
          <w:lang w:val="en-US"/>
        </w:rPr>
        <w:t xml:space="preserve">instead </w:t>
      </w:r>
      <w:r w:rsidR="00CB51CD">
        <w:rPr>
          <w:lang w:val="en-US"/>
        </w:rPr>
        <w:t xml:space="preserve">build in a more realistic distribution </w:t>
      </w:r>
      <w:r w:rsidR="002D0121">
        <w:rPr>
          <w:lang w:val="en-US"/>
        </w:rPr>
        <w:t>into</w:t>
      </w:r>
      <w:r w:rsidRPr="033BF5DF">
        <w:rPr>
          <w:lang w:val="en-US"/>
        </w:rPr>
        <w:t xml:space="preserve"> the surrogate model </w:t>
      </w:r>
      <w:r w:rsidR="002D0121">
        <w:rPr>
          <w:lang w:val="en-US"/>
        </w:rPr>
        <w:t>to</w:t>
      </w:r>
      <w:r w:rsidRPr="033BF5DF">
        <w:rPr>
          <w:lang w:val="en-US"/>
        </w:rPr>
        <w:t xml:space="preserve"> virtually </w:t>
      </w:r>
      <w:r w:rsidR="002D0121">
        <w:rPr>
          <w:lang w:val="en-US"/>
        </w:rPr>
        <w:t>match</w:t>
      </w:r>
      <w:r w:rsidRPr="033BF5DF">
        <w:rPr>
          <w:lang w:val="en-US"/>
        </w:rPr>
        <w:t xml:space="preserve"> the actual simulation. This approach bridges the gap between low-cost surrogate function evaluations using benchmark datasets and costly, real-world objective function evaluations by considering a multi-objective, multi-fidelity, and high-dimensional task while accounting for heteroskedastic noise.</w:t>
      </w:r>
    </w:p>
    <w:p w14:paraId="02664FC6" w14:textId="77777777" w:rsidR="00E648BD" w:rsidRDefault="00AB0D7B" w:rsidP="0022400B">
      <w:pPr>
        <w:spacing w:before="240"/>
        <w:jc w:val="both"/>
        <w:rPr>
          <w:b/>
          <w:sz w:val="24"/>
          <w:szCs w:val="24"/>
        </w:rPr>
      </w:pPr>
      <w:r>
        <w:rPr>
          <w:b/>
          <w:sz w:val="24"/>
          <w:szCs w:val="24"/>
        </w:rPr>
        <w:t>Data description</w:t>
      </w:r>
    </w:p>
    <w:p w14:paraId="2DB4CE99" w14:textId="58DD1F0E" w:rsidR="00A64D2C" w:rsidRDefault="00A64D2C" w:rsidP="0022400B">
      <w:pPr>
        <w:jc w:val="both"/>
        <w:rPr>
          <w:i/>
          <w:color w:val="1155CC"/>
        </w:rPr>
      </w:pPr>
    </w:p>
    <w:p w14:paraId="35FD3B3F" w14:textId="4E086AB9" w:rsidR="00B77EF9" w:rsidRPr="00585493" w:rsidRDefault="00B77EF9" w:rsidP="0022400B">
      <w:pPr>
        <w:jc w:val="both"/>
      </w:pPr>
      <w:r w:rsidRPr="033BF5DF">
        <w:rPr>
          <w:lang w:val="en-US"/>
        </w:rPr>
        <w:t xml:space="preserve">The regression dataset contains </w:t>
      </w:r>
      <w:r w:rsidR="00496D15" w:rsidRPr="033BF5DF">
        <w:rPr>
          <w:lang w:val="en-US"/>
        </w:rPr>
        <w:t xml:space="preserve">hyperparameter sets </w:t>
      </w:r>
      <w:r w:rsidRPr="033BF5DF">
        <w:rPr>
          <w:lang w:val="en-US"/>
        </w:rPr>
        <w:t xml:space="preserve">(including repeats) spanning </w:t>
      </w:r>
      <w:r w:rsidR="00CB5457" w:rsidRPr="033BF5DF">
        <w:rPr>
          <w:lang w:val="en-US"/>
        </w:rPr>
        <w:t>twenty-three</w:t>
      </w:r>
      <w:r w:rsidRPr="033BF5DF">
        <w:rPr>
          <w:lang w:val="en-US"/>
        </w:rPr>
        <w:t xml:space="preserve"> </w:t>
      </w:r>
      <w:r w:rsidR="00EE3B93" w:rsidRPr="033BF5DF">
        <w:rPr>
          <w:lang w:val="en-US"/>
        </w:rPr>
        <w:t>hyperparameter</w:t>
      </w:r>
      <w:r w:rsidR="00226315" w:rsidRPr="033BF5DF">
        <w:rPr>
          <w:lang w:val="en-US"/>
        </w:rPr>
        <w:t xml:space="preserve">s as input for the CrabNet model </w:t>
      </w:r>
      <w:r w:rsidRPr="033BF5DF">
        <w:rPr>
          <w:lang w:val="en-US"/>
        </w:rPr>
        <w:t xml:space="preserve">and </w:t>
      </w:r>
      <w:r w:rsidR="00EE3B93" w:rsidRPr="033BF5DF">
        <w:rPr>
          <w:lang w:val="en-US"/>
        </w:rPr>
        <w:t xml:space="preserve">their </w:t>
      </w:r>
      <w:r w:rsidRPr="033BF5DF">
        <w:rPr>
          <w:lang w:val="en-US"/>
        </w:rPr>
        <w:t xml:space="preserve">corresponding </w:t>
      </w:r>
      <w:r w:rsidR="0022400B" w:rsidRPr="033BF5DF">
        <w:rPr>
          <w:lang w:val="en-US"/>
        </w:rPr>
        <w:t xml:space="preserve">model’s </w:t>
      </w:r>
      <w:r w:rsidR="00226315" w:rsidRPr="033BF5DF">
        <w:rPr>
          <w:lang w:val="en-US"/>
        </w:rPr>
        <w:t>mean absolute error (</w:t>
      </w:r>
      <w:r w:rsidR="00CB5457" w:rsidRPr="033BF5DF">
        <w:rPr>
          <w:lang w:val="en-US"/>
        </w:rPr>
        <w:t>MAE</w:t>
      </w:r>
      <w:r w:rsidR="00226315" w:rsidRPr="033BF5DF">
        <w:rPr>
          <w:lang w:val="en-US"/>
        </w:rPr>
        <w:t>)</w:t>
      </w:r>
      <w:r w:rsidR="00CB5457" w:rsidRPr="033BF5DF">
        <w:rPr>
          <w:lang w:val="en-US"/>
        </w:rPr>
        <w:t xml:space="preserve">, </w:t>
      </w:r>
      <w:r w:rsidR="00226315" w:rsidRPr="033BF5DF">
        <w:rPr>
          <w:lang w:val="en-US"/>
        </w:rPr>
        <w:t>root mean squared error (</w:t>
      </w:r>
      <w:r w:rsidR="00CB5457" w:rsidRPr="033BF5DF">
        <w:rPr>
          <w:lang w:val="en-US"/>
        </w:rPr>
        <w:t>RMSE</w:t>
      </w:r>
      <w:r w:rsidR="00226315" w:rsidRPr="033BF5DF">
        <w:rPr>
          <w:lang w:val="en-US"/>
        </w:rPr>
        <w:t>)</w:t>
      </w:r>
      <w:r w:rsidR="00CB5457" w:rsidRPr="033BF5DF">
        <w:rPr>
          <w:lang w:val="en-US"/>
        </w:rPr>
        <w:t>,</w:t>
      </w:r>
      <w:r w:rsidR="00EE3B93" w:rsidRPr="033BF5DF">
        <w:rPr>
          <w:lang w:val="en-US"/>
        </w:rPr>
        <w:t xml:space="preserve"> computational runtimes</w:t>
      </w:r>
      <w:r w:rsidR="00643A39" w:rsidRPr="033BF5DF">
        <w:rPr>
          <w:lang w:val="en-US"/>
        </w:rPr>
        <w:t>, and model size</w:t>
      </w:r>
      <w:r w:rsidR="00EE3B93" w:rsidRPr="033BF5DF">
        <w:rPr>
          <w:lang w:val="en-US"/>
        </w:rPr>
        <w:t xml:space="preserve"> for </w:t>
      </w:r>
      <w:r w:rsidR="00226315" w:rsidRPr="033BF5DF">
        <w:rPr>
          <w:lang w:val="en-US"/>
        </w:rPr>
        <w:t>a fully trained</w:t>
      </w:r>
      <w:r w:rsidR="00EE3B93" w:rsidRPr="033BF5DF">
        <w:rPr>
          <w:lang w:val="en-US"/>
        </w:rPr>
        <w:t xml:space="preserve"> CrabNet</w:t>
      </w:r>
      <w:r w:rsidR="00226315" w:rsidRPr="033BF5DF">
        <w:rPr>
          <w:lang w:val="en-US"/>
        </w:rPr>
        <w:t xml:space="preserve"> model</w:t>
      </w:r>
      <w:r w:rsidR="00706F6B">
        <w:rPr>
          <w:lang w:val="en-US"/>
        </w:rPr>
        <w:t xml:space="preserve"> as outputs</w:t>
      </w:r>
      <w:r w:rsidR="00EE3B93" w:rsidRPr="033BF5DF">
        <w:rPr>
          <w:lang w:val="en-US"/>
        </w:rPr>
        <w:t>.</w:t>
      </w:r>
    </w:p>
    <w:p w14:paraId="32D83A54" w14:textId="0B524520" w:rsidR="00B733CE" w:rsidRPr="00585493" w:rsidRDefault="00B733CE" w:rsidP="0022400B">
      <w:pPr>
        <w:jc w:val="both"/>
      </w:pPr>
    </w:p>
    <w:p w14:paraId="0946ACBB" w14:textId="4BCF96EF" w:rsidR="00585493" w:rsidRDefault="00B733CE" w:rsidP="0022400B">
      <w:pPr>
        <w:jc w:val="both"/>
      </w:pPr>
      <w:r w:rsidRPr="033BF5DF">
        <w:rPr>
          <w:lang w:val="en-US"/>
        </w:rPr>
        <w:t xml:space="preserve">For histogram data </w:t>
      </w:r>
      <w:r w:rsidR="00585493" w:rsidRPr="033BF5DF">
        <w:rPr>
          <w:lang w:val="en-US"/>
        </w:rPr>
        <w:t xml:space="preserve">for the number of successful repeats </w:t>
      </w:r>
      <w:r w:rsidRPr="033BF5DF">
        <w:rPr>
          <w:lang w:val="en-US"/>
        </w:rPr>
        <w:t xml:space="preserve">see </w:t>
      </w:r>
      <w:r>
        <w:fldChar w:fldCharType="begin"/>
      </w:r>
      <w:r>
        <w:instrText xml:space="preserve"> REF _Ref123984472 \h  \* MERGEFORMAT </w:instrText>
      </w:r>
      <w:r>
        <w:fldChar w:fldCharType="separate"/>
      </w:r>
      <w:r w:rsidR="00BF026C" w:rsidRPr="033BF5DF">
        <w:rPr>
          <w:lang w:val="en-US"/>
        </w:rPr>
        <w:t xml:space="preserve">Figure </w:t>
      </w:r>
      <w:r w:rsidR="00BF026C" w:rsidRPr="033BF5DF">
        <w:rPr>
          <w:noProof/>
          <w:lang w:val="en-US"/>
        </w:rPr>
        <w:t>1</w:t>
      </w:r>
      <w:r>
        <w:fldChar w:fldCharType="end"/>
      </w:r>
      <w:r w:rsidR="00585493" w:rsidRPr="033BF5DF">
        <w:rPr>
          <w:lang w:val="en-US"/>
        </w:rPr>
        <w:t>.</w:t>
      </w:r>
    </w:p>
    <w:p w14:paraId="4BDA05B5" w14:textId="77777777" w:rsidR="00585493" w:rsidRDefault="00585493" w:rsidP="0022400B">
      <w:pPr>
        <w:jc w:val="both"/>
      </w:pPr>
    </w:p>
    <w:p w14:paraId="6E32A66D" w14:textId="408A5F95" w:rsidR="00B733CE" w:rsidRDefault="00585493" w:rsidP="0022400B">
      <w:pPr>
        <w:jc w:val="both"/>
      </w:pPr>
      <w:r>
        <w:t>For histograms of the mean absolute error, root-mean-square error, runtime, and model size</w:t>
      </w:r>
      <w:r w:rsidR="00B733CE">
        <w:t>,</w:t>
      </w:r>
      <w:r w:rsidR="00240B49">
        <w:t xml:space="preserve"> see</w:t>
      </w:r>
      <w:r w:rsidR="006873E1">
        <w:t xml:space="preserve"> </w:t>
      </w:r>
      <w:r w:rsidR="006873E1">
        <w:fldChar w:fldCharType="begin"/>
      </w:r>
      <w:r w:rsidR="006873E1">
        <w:instrText xml:space="preserve"> REF _Ref123984563 \h </w:instrText>
      </w:r>
      <w:r w:rsidR="0022400B">
        <w:instrText xml:space="preserve"> \* MERGEFORMAT </w:instrText>
      </w:r>
      <w:r w:rsidR="006873E1">
        <w:fldChar w:fldCharType="separate"/>
      </w:r>
      <w:r w:rsidR="00BF026C">
        <w:t xml:space="preserve">Figure </w:t>
      </w:r>
      <w:r w:rsidR="00BF026C">
        <w:rPr>
          <w:noProof/>
        </w:rPr>
        <w:t>2</w:t>
      </w:r>
      <w:r w:rsidR="006873E1">
        <w:fldChar w:fldCharType="end"/>
      </w:r>
      <w:r w:rsidR="00B733CE">
        <w:t xml:space="preserve">, </w:t>
      </w:r>
      <w:r w:rsidR="006873E1">
        <w:fldChar w:fldCharType="begin"/>
      </w:r>
      <w:r w:rsidR="006873E1">
        <w:instrText xml:space="preserve"> REF _Ref128667989 \h </w:instrText>
      </w:r>
      <w:r w:rsidR="0022400B">
        <w:instrText xml:space="preserve"> \* MERGEFORMAT </w:instrText>
      </w:r>
      <w:r w:rsidR="006873E1">
        <w:fldChar w:fldCharType="separate"/>
      </w:r>
      <w:r w:rsidR="00BF026C">
        <w:t xml:space="preserve">Figure </w:t>
      </w:r>
      <w:r w:rsidR="00BF026C">
        <w:rPr>
          <w:noProof/>
        </w:rPr>
        <w:t>3</w:t>
      </w:r>
      <w:r w:rsidR="006873E1">
        <w:fldChar w:fldCharType="end"/>
      </w:r>
      <w:r w:rsidR="00240B49">
        <w:t xml:space="preserve">, </w:t>
      </w:r>
      <w:r w:rsidR="00240B49">
        <w:fldChar w:fldCharType="begin"/>
      </w:r>
      <w:r w:rsidR="00240B49">
        <w:instrText xml:space="preserve"> REF _Ref128513173 \h </w:instrText>
      </w:r>
      <w:r w:rsidR="0022400B">
        <w:instrText xml:space="preserve"> \* MERGEFORMAT </w:instrText>
      </w:r>
      <w:r w:rsidR="00240B49">
        <w:fldChar w:fldCharType="separate"/>
      </w:r>
      <w:r w:rsidR="00BF026C">
        <w:t xml:space="preserve">Figure </w:t>
      </w:r>
      <w:r w:rsidR="00BF026C">
        <w:rPr>
          <w:noProof/>
        </w:rPr>
        <w:t>4</w:t>
      </w:r>
      <w:r w:rsidR="00240B49">
        <w:fldChar w:fldCharType="end"/>
      </w:r>
      <w:r w:rsidR="00240B49">
        <w:t xml:space="preserve">, and </w:t>
      </w:r>
      <w:r w:rsidR="00240B49">
        <w:fldChar w:fldCharType="begin"/>
      </w:r>
      <w:r w:rsidR="00240B49">
        <w:instrText xml:space="preserve"> REF _Ref128513174 \h </w:instrText>
      </w:r>
      <w:r w:rsidR="0022400B">
        <w:instrText xml:space="preserve"> \* MERGEFORMAT </w:instrText>
      </w:r>
      <w:r w:rsidR="00240B49">
        <w:fldChar w:fldCharType="separate"/>
      </w:r>
      <w:r w:rsidR="00BF026C">
        <w:t xml:space="preserve">Figure </w:t>
      </w:r>
      <w:r w:rsidR="00BF026C">
        <w:rPr>
          <w:noProof/>
        </w:rPr>
        <w:t>5</w:t>
      </w:r>
      <w:r w:rsidR="00240B49">
        <w:fldChar w:fldCharType="end"/>
      </w:r>
      <w:r w:rsidR="00240B49">
        <w:t>, respectively.</w:t>
      </w:r>
    </w:p>
    <w:p w14:paraId="4286F5CC" w14:textId="2C4268CE" w:rsidR="00093A4D" w:rsidRDefault="00FC0C21" w:rsidP="0022400B">
      <w:pPr>
        <w:keepNext/>
        <w:jc w:val="both"/>
      </w:pPr>
      <w:r>
        <w:rPr>
          <w:noProof/>
        </w:rPr>
        <w:lastRenderedPageBreak/>
        <w:drawing>
          <wp:inline distT="0" distB="0" distL="0" distR="0" wp14:anchorId="6B9EFE9E" wp14:editId="7084919D">
            <wp:extent cx="3810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inline>
        </w:drawing>
      </w:r>
    </w:p>
    <w:p w14:paraId="17DE4E03" w14:textId="548AC332" w:rsidR="00FC0C21" w:rsidRDefault="00093A4D" w:rsidP="0022400B">
      <w:pPr>
        <w:pStyle w:val="Caption"/>
        <w:jc w:val="both"/>
      </w:pPr>
      <w:bookmarkStart w:id="6" w:name="_Ref123984472"/>
      <w:r>
        <w:t xml:space="preserve">Figure </w:t>
      </w:r>
      <w:r>
        <w:fldChar w:fldCharType="begin"/>
      </w:r>
      <w:r>
        <w:instrText>SEQ Figure \* ARABIC</w:instrText>
      </w:r>
      <w:r>
        <w:fldChar w:fldCharType="separate"/>
      </w:r>
      <w:r w:rsidR="00BF026C">
        <w:rPr>
          <w:noProof/>
        </w:rPr>
        <w:t>1</w:t>
      </w:r>
      <w:r>
        <w:fldChar w:fldCharType="end"/>
      </w:r>
      <w:bookmarkEnd w:id="6"/>
      <w:r>
        <w:t xml:space="preserve">. Histogram of number of parameter groups vs. number of successful repeats within a given group. The lowest number of repeats for a parameter set is </w:t>
      </w:r>
      <w:r w:rsidR="00643A39">
        <w:t>1</w:t>
      </w:r>
      <w:r>
        <w:t xml:space="preserve">, with approximately </w:t>
      </w:r>
      <w:r w:rsidR="00643A39">
        <w:t>2.6</w:t>
      </w:r>
      <w:r>
        <w:t xml:space="preserve"> repeats on average.</w:t>
      </w:r>
    </w:p>
    <w:p w14:paraId="6BDC12CE" w14:textId="77777777" w:rsidR="00093A4D" w:rsidRDefault="00FC0C21" w:rsidP="0022400B">
      <w:pPr>
        <w:keepNext/>
        <w:jc w:val="both"/>
      </w:pPr>
      <w:r>
        <w:rPr>
          <w:noProof/>
        </w:rPr>
        <w:drawing>
          <wp:inline distT="0" distB="0" distL="0" distR="0" wp14:anchorId="2E4F84F2" wp14:editId="0449A55E">
            <wp:extent cx="32004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722A32C9" w14:textId="27AC0D69" w:rsidR="00FC0C21" w:rsidRDefault="00093A4D" w:rsidP="0022400B">
      <w:pPr>
        <w:pStyle w:val="Caption"/>
        <w:jc w:val="both"/>
      </w:pPr>
      <w:bookmarkStart w:id="7" w:name="_Ref123984563"/>
      <w:r w:rsidRPr="033BF5DF">
        <w:rPr>
          <w:lang w:val="en-US"/>
        </w:rPr>
        <w:t xml:space="preserve">Figure </w:t>
      </w:r>
      <w:r w:rsidR="00BF026C">
        <w:fldChar w:fldCharType="begin"/>
      </w:r>
      <w:r w:rsidR="00BF026C">
        <w:instrText xml:space="preserve"> SEQ Figure \* ARABIC </w:instrText>
      </w:r>
      <w:r w:rsidR="00BF026C">
        <w:fldChar w:fldCharType="separate"/>
      </w:r>
      <w:r w:rsidR="00BF026C" w:rsidRPr="033BF5DF">
        <w:rPr>
          <w:noProof/>
          <w:lang w:val="en-US"/>
        </w:rPr>
        <w:t>2</w:t>
      </w:r>
      <w:r w:rsidR="00BF026C">
        <w:rPr>
          <w:noProof/>
          <w:lang w:val="en-US"/>
        </w:rPr>
        <w:fldChar w:fldCharType="end"/>
      </w:r>
      <w:bookmarkEnd w:id="7"/>
      <w:r w:rsidRPr="033BF5DF">
        <w:rPr>
          <w:lang w:val="en-US"/>
        </w:rPr>
        <w:t xml:space="preserve">. </w:t>
      </w:r>
      <w:bookmarkStart w:id="8" w:name="_Hlk128509722"/>
      <w:r w:rsidRPr="033BF5DF">
        <w:rPr>
          <w:lang w:val="en-US"/>
        </w:rPr>
        <w:t xml:space="preserve">Histogram of number of </w:t>
      </w:r>
      <w:r w:rsidR="00643A39" w:rsidRPr="033BF5DF">
        <w:rPr>
          <w:lang w:val="en-US"/>
        </w:rPr>
        <w:t xml:space="preserve">training runs </w:t>
      </w:r>
      <w:r w:rsidRPr="033BF5DF">
        <w:rPr>
          <w:lang w:val="en-US"/>
        </w:rPr>
        <w:t xml:space="preserve">vs. </w:t>
      </w:r>
      <w:r w:rsidR="00643A39" w:rsidRPr="033BF5DF">
        <w:rPr>
          <w:lang w:val="en-US"/>
        </w:rPr>
        <w:t>mean absolute error using CrabNet on the Matbench experimental band gap task.</w:t>
      </w:r>
      <w:bookmarkEnd w:id="8"/>
    </w:p>
    <w:p w14:paraId="786714A8" w14:textId="77777777" w:rsidR="00643A39" w:rsidRDefault="00643A39" w:rsidP="0022400B">
      <w:pPr>
        <w:keepNext/>
        <w:jc w:val="both"/>
      </w:pPr>
      <w:r>
        <w:rPr>
          <w:noProof/>
        </w:rPr>
        <w:lastRenderedPageBreak/>
        <w:drawing>
          <wp:inline distT="0" distB="0" distL="0" distR="0" wp14:anchorId="4AE7B94B" wp14:editId="4761A664">
            <wp:extent cx="3200400" cy="3200400"/>
            <wp:effectExtent l="0" t="0" r="0" b="0"/>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7858B8CB" w14:textId="5E3E8838" w:rsidR="00643A39" w:rsidRDefault="00643A39" w:rsidP="0022400B">
      <w:pPr>
        <w:pStyle w:val="Caption"/>
        <w:jc w:val="both"/>
      </w:pPr>
      <w:bookmarkStart w:id="9" w:name="_Ref128667989"/>
      <w:r w:rsidRPr="033BF5DF">
        <w:rPr>
          <w:lang w:val="en-US"/>
        </w:rPr>
        <w:t xml:space="preserve">Figure </w:t>
      </w:r>
      <w:r w:rsidR="00BF026C">
        <w:fldChar w:fldCharType="begin"/>
      </w:r>
      <w:r w:rsidR="00BF026C">
        <w:instrText xml:space="preserve"> SEQ Figure \* ARABIC </w:instrText>
      </w:r>
      <w:r w:rsidR="00BF026C">
        <w:fldChar w:fldCharType="separate"/>
      </w:r>
      <w:r w:rsidR="00BF026C" w:rsidRPr="033BF5DF">
        <w:rPr>
          <w:noProof/>
          <w:lang w:val="en-US"/>
        </w:rPr>
        <w:t>3</w:t>
      </w:r>
      <w:r w:rsidR="00BF026C">
        <w:rPr>
          <w:noProof/>
          <w:lang w:val="en-US"/>
        </w:rPr>
        <w:fldChar w:fldCharType="end"/>
      </w:r>
      <w:bookmarkEnd w:id="9"/>
      <w:r w:rsidRPr="033BF5DF">
        <w:rPr>
          <w:lang w:val="en-US"/>
        </w:rPr>
        <w:t xml:space="preserve">. </w:t>
      </w:r>
      <w:bookmarkStart w:id="10" w:name="_Hlk128509772"/>
      <w:r w:rsidRPr="033BF5DF">
        <w:rPr>
          <w:lang w:val="en-US"/>
        </w:rPr>
        <w:t>Histogram of number of training runs vs. root-mean-square-error using CrabNet on the Matbench experimental band gap task.</w:t>
      </w:r>
      <w:bookmarkEnd w:id="10"/>
    </w:p>
    <w:p w14:paraId="29BF1115" w14:textId="77777777" w:rsidR="000A2631" w:rsidRDefault="003768E9" w:rsidP="0022400B">
      <w:pPr>
        <w:keepNext/>
        <w:jc w:val="both"/>
      </w:pPr>
      <w:r>
        <w:rPr>
          <w:noProof/>
        </w:rPr>
        <w:drawing>
          <wp:inline distT="0" distB="0" distL="0" distR="0" wp14:anchorId="0C0868C9" wp14:editId="108F956E">
            <wp:extent cx="32004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5A1318EE" w14:textId="0891EC1C" w:rsidR="00643A39" w:rsidRDefault="000A2631" w:rsidP="0022400B">
      <w:pPr>
        <w:pStyle w:val="Caption"/>
        <w:jc w:val="both"/>
      </w:pPr>
      <w:bookmarkStart w:id="11" w:name="_Ref128513173"/>
      <w:r w:rsidRPr="033BF5DF">
        <w:rPr>
          <w:lang w:val="en-US"/>
        </w:rPr>
        <w:t xml:space="preserve">Figure </w:t>
      </w:r>
      <w:r w:rsidR="00BF026C">
        <w:fldChar w:fldCharType="begin"/>
      </w:r>
      <w:r w:rsidR="00BF026C">
        <w:instrText xml:space="preserve"> SEQ Figure \* ARABIC </w:instrText>
      </w:r>
      <w:r w:rsidR="00BF026C">
        <w:fldChar w:fldCharType="separate"/>
      </w:r>
      <w:r w:rsidR="00BF026C" w:rsidRPr="033BF5DF">
        <w:rPr>
          <w:noProof/>
          <w:lang w:val="en-US"/>
        </w:rPr>
        <w:t>4</w:t>
      </w:r>
      <w:r w:rsidR="00BF026C">
        <w:rPr>
          <w:noProof/>
          <w:lang w:val="en-US"/>
        </w:rPr>
        <w:fldChar w:fldCharType="end"/>
      </w:r>
      <w:bookmarkEnd w:id="11"/>
      <w:r w:rsidRPr="033BF5DF">
        <w:rPr>
          <w:lang w:val="en-US"/>
        </w:rPr>
        <w:t>. Histogram of number of training runs vs. GPU runtime on an RTX 2080-Ti using CrabNet on the Matbench experimental band gap task. The y-axis is log-scaled.</w:t>
      </w:r>
    </w:p>
    <w:p w14:paraId="743517F9" w14:textId="77777777" w:rsidR="00643A39" w:rsidRDefault="00643A39" w:rsidP="0022400B">
      <w:pPr>
        <w:keepNext/>
        <w:jc w:val="both"/>
      </w:pPr>
      <w:r>
        <w:rPr>
          <w:noProof/>
        </w:rPr>
        <w:lastRenderedPageBreak/>
        <w:drawing>
          <wp:inline distT="0" distB="0" distL="0" distR="0" wp14:anchorId="5B65EA82" wp14:editId="76888931">
            <wp:extent cx="3200400" cy="3200400"/>
            <wp:effectExtent l="0" t="0" r="0" b="0"/>
            <wp:docPr id="5" name="Picture 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histo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6A0E9BBF" w14:textId="082E2219" w:rsidR="00643A39" w:rsidRPr="00643A39" w:rsidRDefault="00643A39" w:rsidP="0022400B">
      <w:pPr>
        <w:pStyle w:val="Caption"/>
        <w:jc w:val="both"/>
      </w:pPr>
      <w:bookmarkStart w:id="12" w:name="_Ref128513174"/>
      <w:r w:rsidRPr="033BF5DF">
        <w:rPr>
          <w:lang w:val="en-US"/>
        </w:rPr>
        <w:t xml:space="preserve">Figure </w:t>
      </w:r>
      <w:r w:rsidR="00BF026C">
        <w:fldChar w:fldCharType="begin"/>
      </w:r>
      <w:r w:rsidR="00BF026C">
        <w:instrText xml:space="preserve"> SEQ Figure \* ARABIC </w:instrText>
      </w:r>
      <w:r w:rsidR="00BF026C">
        <w:fldChar w:fldCharType="separate"/>
      </w:r>
      <w:r w:rsidR="00BF026C" w:rsidRPr="033BF5DF">
        <w:rPr>
          <w:noProof/>
          <w:lang w:val="en-US"/>
        </w:rPr>
        <w:t>5</w:t>
      </w:r>
      <w:r w:rsidR="00BF026C">
        <w:rPr>
          <w:noProof/>
          <w:lang w:val="en-US"/>
        </w:rPr>
        <w:fldChar w:fldCharType="end"/>
      </w:r>
      <w:bookmarkEnd w:id="12"/>
      <w:r w:rsidRPr="033BF5DF">
        <w:rPr>
          <w:lang w:val="en-US"/>
        </w:rPr>
        <w:t>. Histogram of number of training runs vs. model size using CrabNet on the Matbench experimental band gap task.</w:t>
      </w:r>
    </w:p>
    <w:p w14:paraId="5E6DAD68" w14:textId="0460D1C5" w:rsidR="00CE25E4" w:rsidRDefault="00AB0D7B" w:rsidP="00CE25E4">
      <w:pPr>
        <w:spacing w:before="240" w:after="240"/>
        <w:jc w:val="both"/>
        <w:rPr>
          <w:b/>
          <w:bCs/>
          <w:sz w:val="24"/>
          <w:szCs w:val="24"/>
          <w:lang w:val="en-US"/>
        </w:rPr>
      </w:pPr>
      <w:r w:rsidRPr="033BF5DF">
        <w:rPr>
          <w:b/>
          <w:bCs/>
          <w:sz w:val="24"/>
          <w:szCs w:val="24"/>
          <w:lang w:val="en-US"/>
        </w:rPr>
        <w:t>Experimental design, materials and methods</w:t>
      </w:r>
    </w:p>
    <w:p w14:paraId="56827B61" w14:textId="4C9F3E92" w:rsidR="003D0345" w:rsidRPr="00BC2363" w:rsidRDefault="003D0345" w:rsidP="0022400B">
      <w:pPr>
        <w:jc w:val="both"/>
      </w:pPr>
      <w:r w:rsidRPr="033BF5DF">
        <w:rPr>
          <w:lang w:val="en-US"/>
        </w:rPr>
        <w:t xml:space="preserve">A vast number of CrabNet models, totaling to 173219, were trained with different hyperparameter combinations </w:t>
      </w:r>
      <w:r w:rsidR="0022400B" w:rsidRPr="033BF5DF">
        <w:rPr>
          <w:lang w:val="en-US"/>
        </w:rPr>
        <w:t>generated by</w:t>
      </w:r>
      <w:r w:rsidRPr="033BF5DF">
        <w:rPr>
          <w:lang w:val="en-US"/>
        </w:rPr>
        <w:t xml:space="preserve"> Ax platform's quasi-random Sobol sampling function </w:t>
      </w:r>
      <w:r w:rsidR="0022400B" w:rsidRPr="033BF5DF">
        <w:rPr>
          <w:lang w:val="en-US"/>
        </w:rPr>
        <w:t>to ensure uniqueness and a uniform distribution across the search space</w:t>
      </w:r>
      <w:r w:rsidRPr="033BF5DF">
        <w:rPr>
          <w:lang w:val="en-US"/>
        </w:rPr>
        <w:t xml:space="preserve">. </w:t>
      </w:r>
      <w:r w:rsidR="00885F9D" w:rsidRPr="033BF5DF">
        <w:rPr>
          <w:lang w:val="en-US"/>
        </w:rPr>
        <w:t xml:space="preserve">While there can be other uses, this dataset is primarily intended as a multi-objective, multi-fidelity, high-dimensional benchmark dataset for formulation-based optimization scenarios by scaling each of the numerical parameters to the range of 0 to 1 and applying a contrived constraint that the sum of all parameters must equal one. </w:t>
      </w:r>
      <w:r w:rsidR="007F798B">
        <w:rPr>
          <w:lang w:val="en-US"/>
        </w:rPr>
        <w:t xml:space="preserve">Constraining </w:t>
      </w:r>
      <w:r w:rsidR="00CF496C">
        <w:rPr>
          <w:lang w:val="en-US"/>
        </w:rPr>
        <w:t xml:space="preserve">the numerical parameters </w:t>
      </w:r>
      <w:r w:rsidR="00D42882">
        <w:rPr>
          <w:lang w:val="en-US"/>
        </w:rPr>
        <w:t xml:space="preserve">mimics metal alloy </w:t>
      </w:r>
      <w:r w:rsidR="00311C00">
        <w:rPr>
          <w:lang w:val="en-US"/>
        </w:rPr>
        <w:t>composition constraints found in</w:t>
      </w:r>
      <w:r w:rsidR="00CF496C">
        <w:rPr>
          <w:lang w:val="en-US"/>
        </w:rPr>
        <w:t xml:space="preserve"> material science </w:t>
      </w:r>
      <w:r w:rsidR="00311C00">
        <w:rPr>
          <w:lang w:val="en-US"/>
        </w:rPr>
        <w:t xml:space="preserve">type </w:t>
      </w:r>
      <w:r w:rsidR="00CF496C">
        <w:rPr>
          <w:lang w:val="en-US"/>
        </w:rPr>
        <w:t>problems</w:t>
      </w:r>
      <w:r w:rsidR="00311C00">
        <w:rPr>
          <w:lang w:val="en-US"/>
        </w:rPr>
        <w:t xml:space="preserve">. </w:t>
      </w:r>
      <w:r w:rsidRPr="033BF5DF">
        <w:rPr>
          <w:lang w:val="en-US"/>
        </w:rPr>
        <w:t>To realistically capture noise in the benchmark dataset</w:t>
      </w:r>
      <w:r w:rsidR="0022400B" w:rsidRPr="033BF5DF">
        <w:rPr>
          <w:lang w:val="en-US"/>
        </w:rPr>
        <w:t xml:space="preserve"> and avoid bias by assuming the noise distribution</w:t>
      </w:r>
      <w:r w:rsidRPr="033BF5DF">
        <w:rPr>
          <w:lang w:val="en-US"/>
        </w:rPr>
        <w:t>, simulations were repeated for each quasi-random parameter combination.</w:t>
      </w:r>
      <w:r w:rsidR="00CA48B9" w:rsidRPr="033BF5DF">
        <w:rPr>
          <w:lang w:val="en-US"/>
        </w:rPr>
        <w:t xml:space="preserve"> The repeats were </w:t>
      </w:r>
      <w:r w:rsidR="00AA2A0E">
        <w:rPr>
          <w:lang w:val="en-US"/>
        </w:rPr>
        <w:t xml:space="preserve">then </w:t>
      </w:r>
      <w:r w:rsidR="00CA48B9" w:rsidRPr="033BF5DF">
        <w:rPr>
          <w:lang w:val="en-US"/>
        </w:rPr>
        <w:t xml:space="preserve">ranked </w:t>
      </w:r>
      <w:r w:rsidR="0022400B" w:rsidRPr="033BF5DF">
        <w:rPr>
          <w:lang w:val="en-US"/>
        </w:rPr>
        <w:t xml:space="preserve">by </w:t>
      </w:r>
      <w:r w:rsidR="00AA2A0E">
        <w:rPr>
          <w:lang w:val="en-US"/>
        </w:rPr>
        <w:t xml:space="preserve">the </w:t>
      </w:r>
      <w:r w:rsidR="00CA48B9" w:rsidRPr="033BF5DF">
        <w:rPr>
          <w:lang w:val="en-US"/>
        </w:rPr>
        <w:t xml:space="preserve">"dense" </w:t>
      </w:r>
      <w:r w:rsidR="00D83DF2" w:rsidRPr="033BF5DF">
        <w:rPr>
          <w:lang w:val="en-US"/>
        </w:rPr>
        <w:t>method</w:t>
      </w:r>
      <w:r w:rsidR="00CA48B9" w:rsidRPr="033BF5DF">
        <w:rPr>
          <w:lang w:val="en-US"/>
        </w:rPr>
        <w:t xml:space="preserve"> in pandas.core.groupby.GroupBy.rank</w:t>
      </w:r>
      <w:r w:rsidR="0022400B" w:rsidRPr="033BF5DF">
        <w:rPr>
          <w:lang w:val="en-US"/>
        </w:rPr>
        <w:t xml:space="preserve"> and then</w:t>
      </w:r>
      <w:r w:rsidR="00BB51A3">
        <w:rPr>
          <w:lang w:val="en-US"/>
        </w:rPr>
        <w:t xml:space="preserve"> the rank</w:t>
      </w:r>
      <w:r w:rsidR="0022400B" w:rsidRPr="033BF5DF">
        <w:rPr>
          <w:lang w:val="en-US"/>
        </w:rPr>
        <w:t xml:space="preserve"> </w:t>
      </w:r>
      <w:r w:rsidR="00BB51A3">
        <w:rPr>
          <w:lang w:val="en-US"/>
        </w:rPr>
        <w:t xml:space="preserve">was </w:t>
      </w:r>
      <w:r w:rsidR="0022400B" w:rsidRPr="033BF5DF">
        <w:rPr>
          <w:lang w:val="en-US"/>
        </w:rPr>
        <w:t>added as a feature in the model to predict on for the nondeterministic outputs</w:t>
      </w:r>
      <w:r w:rsidR="00D83DF2" w:rsidRPr="033BF5DF">
        <w:rPr>
          <w:lang w:val="en-US"/>
        </w:rPr>
        <w:t xml:space="preserve"> of MAE, RMSE, and runtime</w:t>
      </w:r>
      <w:r w:rsidR="00CA48B9" w:rsidRPr="033BF5DF">
        <w:rPr>
          <w:lang w:val="en-US"/>
        </w:rPr>
        <w:t>.</w:t>
      </w:r>
      <w:r w:rsidRPr="033BF5DF">
        <w:rPr>
          <w:lang w:val="en-US"/>
        </w:rPr>
        <w:t xml:space="preserve"> </w:t>
      </w:r>
      <w:r w:rsidR="00121DE8">
        <w:rPr>
          <w:lang w:val="en-US"/>
        </w:rPr>
        <w:t>The add</w:t>
      </w:r>
      <w:r w:rsidR="00BB51A3">
        <w:rPr>
          <w:lang w:val="en-US"/>
        </w:rPr>
        <w:t xml:space="preserve">itional feature with five repeats then serves as a trained distribution </w:t>
      </w:r>
      <w:r w:rsidR="00C4493E">
        <w:rPr>
          <w:lang w:val="en-US"/>
        </w:rPr>
        <w:t xml:space="preserve">on the experimental data. </w:t>
      </w:r>
      <w:r w:rsidRPr="033BF5DF">
        <w:rPr>
          <w:lang w:val="en-US"/>
        </w:rPr>
        <w:t>To improve efficiency and reduce latency, hyperparameter sets (including repeats) were shuffled and divided into batches, then sent to a high-performance computing environment for asynchronous evaluation. Despite some results not being completed due to either timeout or preemption, this trade-off was deemed reasonable for the efficiency and completion gains.</w:t>
      </w:r>
    </w:p>
    <w:p w14:paraId="149BCEBE" w14:textId="77777777" w:rsidR="001B6DB9" w:rsidRDefault="001B6DB9" w:rsidP="0022400B">
      <w:pPr>
        <w:jc w:val="both"/>
      </w:pPr>
    </w:p>
    <w:p w14:paraId="3683C998" w14:textId="2444660F" w:rsidR="00603E82" w:rsidRDefault="00D453D3" w:rsidP="00D83DF2">
      <w:r w:rsidRPr="033BF5DF">
        <w:rPr>
          <w:lang w:val="en-US"/>
        </w:rPr>
        <w:t>Results were logged to a free-tier MongoDB Atlas database and then aggregated and prepared as machine-learning-ready datasets via Python in Jupyter notebooks.</w:t>
      </w:r>
      <w:r w:rsidR="00FE1808" w:rsidRPr="033BF5DF">
        <w:rPr>
          <w:lang w:val="en-US"/>
        </w:rPr>
        <w:t xml:space="preserve"> For </w:t>
      </w:r>
      <w:r w:rsidR="00EC5ADA" w:rsidRPr="033BF5DF">
        <w:rPr>
          <w:lang w:val="en-US"/>
        </w:rPr>
        <w:t>implementation details, see</w:t>
      </w:r>
      <w:r w:rsidR="00D83DF2" w:rsidRPr="033BF5DF">
        <w:rPr>
          <w:lang w:val="en-US"/>
        </w:rPr>
        <w:t xml:space="preserve"> </w:t>
      </w:r>
      <w:hyperlink r:id="rId23">
        <w:r w:rsidR="00D83DF2" w:rsidRPr="033BF5DF">
          <w:rPr>
            <w:rStyle w:val="Hyperlink"/>
            <w:lang w:val="en-US"/>
          </w:rPr>
          <w:t>https://github.com/sparks-baird/matsci-opt-benchmarks/tree/main/scripts/crabnet_hyperparameter</w:t>
        </w:r>
      </w:hyperlink>
      <w:r w:rsidR="00EC5ADA" w:rsidRPr="033BF5DF">
        <w:rPr>
          <w:lang w:val="en-US"/>
        </w:rPr>
        <w:t xml:space="preserve"> and </w:t>
      </w:r>
      <w:hyperlink r:id="rId24">
        <w:r w:rsidR="00496D15" w:rsidRPr="033BF5DF">
          <w:rPr>
            <w:rStyle w:val="Hyperlink"/>
            <w:lang w:val="en-US"/>
          </w:rPr>
          <w:t>https://github.com/sparks-baird/matsci-opt-benchmarks/tree/main/notebooks/crabnet_hyperparameter</w:t>
        </w:r>
      </w:hyperlink>
      <w:r w:rsidR="00EC5ADA" w:rsidRPr="033BF5DF">
        <w:rPr>
          <w:lang w:val="en-US"/>
        </w:rPr>
        <w:t>.</w:t>
      </w:r>
    </w:p>
    <w:p w14:paraId="32E906CB" w14:textId="77777777" w:rsidR="001C2AA8" w:rsidRDefault="001C2AA8" w:rsidP="0022400B">
      <w:pPr>
        <w:jc w:val="both"/>
      </w:pPr>
    </w:p>
    <w:p w14:paraId="606C2AF5" w14:textId="419A0A69" w:rsidR="001C2AA8" w:rsidRDefault="001C2AA8" w:rsidP="0022400B">
      <w:pPr>
        <w:jc w:val="both"/>
      </w:pPr>
      <w:r>
        <w:rPr>
          <w:noProof/>
        </w:rPr>
        <w:drawing>
          <wp:inline distT="0" distB="0" distL="0" distR="0" wp14:anchorId="044EA8DD" wp14:editId="7F2F889E">
            <wp:extent cx="2895600" cy="2042078"/>
            <wp:effectExtent l="0" t="0" r="0" b="0"/>
            <wp:docPr id="131965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56652" name="Picture 13196566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1146" cy="2095355"/>
                    </a:xfrm>
                    <a:prstGeom prst="rect">
                      <a:avLst/>
                    </a:prstGeom>
                  </pic:spPr>
                </pic:pic>
              </a:graphicData>
            </a:graphic>
          </wp:inline>
        </w:drawing>
      </w:r>
      <w:r w:rsidR="009B12F6">
        <w:rPr>
          <w:noProof/>
        </w:rPr>
        <w:drawing>
          <wp:inline distT="0" distB="0" distL="0" distR="0" wp14:anchorId="4D8E3C67" wp14:editId="0576F972">
            <wp:extent cx="2937974" cy="2095500"/>
            <wp:effectExtent l="0" t="0" r="0" b="0"/>
            <wp:docPr id="82902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762" name="Picture 829027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25531" cy="2157950"/>
                    </a:xfrm>
                    <a:prstGeom prst="rect">
                      <a:avLst/>
                    </a:prstGeom>
                  </pic:spPr>
                </pic:pic>
              </a:graphicData>
            </a:graphic>
          </wp:inline>
        </w:drawing>
      </w:r>
      <w:r w:rsidR="00D83DF2">
        <w:rPr>
          <w:noProof/>
        </w:rPr>
        <w:drawing>
          <wp:inline distT="0" distB="0" distL="0" distR="0" wp14:anchorId="1C3D7D76" wp14:editId="0A3207A7">
            <wp:extent cx="2941277" cy="2019300"/>
            <wp:effectExtent l="0" t="0" r="0" b="0"/>
            <wp:docPr id="42991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870" name="Picture 429918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16248" cy="2070771"/>
                    </a:xfrm>
                    <a:prstGeom prst="rect">
                      <a:avLst/>
                    </a:prstGeom>
                  </pic:spPr>
                </pic:pic>
              </a:graphicData>
            </a:graphic>
          </wp:inline>
        </w:drawing>
      </w:r>
      <w:r>
        <w:rPr>
          <w:noProof/>
        </w:rPr>
        <w:drawing>
          <wp:inline distT="0" distB="0" distL="0" distR="0" wp14:anchorId="03AB5807" wp14:editId="4E78C533">
            <wp:extent cx="2940685" cy="1865891"/>
            <wp:effectExtent l="0" t="0" r="0" b="1270"/>
            <wp:docPr id="137440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0148" name="Picture 1374401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46162" cy="1932817"/>
                    </a:xfrm>
                    <a:prstGeom prst="rect">
                      <a:avLst/>
                    </a:prstGeom>
                  </pic:spPr>
                </pic:pic>
              </a:graphicData>
            </a:graphic>
          </wp:inline>
        </w:drawing>
      </w:r>
    </w:p>
    <w:p w14:paraId="053ACA72" w14:textId="22256CF8" w:rsidR="001C2AA8" w:rsidRPr="00D83DF2" w:rsidRDefault="001C2AA8" w:rsidP="00D83DF2">
      <w:pPr>
        <w:pStyle w:val="Caption"/>
        <w:jc w:val="both"/>
      </w:pPr>
      <w:r w:rsidRPr="033BF5DF">
        <w:rPr>
          <w:lang w:val="en-US"/>
        </w:rPr>
        <w:t xml:space="preserve">Figure 6. </w:t>
      </w:r>
      <w:r w:rsidR="00A87B46">
        <w:rPr>
          <w:lang w:val="en-US"/>
        </w:rPr>
        <w:t xml:space="preserve">Waterfall </w:t>
      </w:r>
      <w:r w:rsidRPr="033BF5DF">
        <w:rPr>
          <w:lang w:val="en-US"/>
        </w:rPr>
        <w:t xml:space="preserve">SHAP analyses of Histogram Gradient Boosted Regressors trained on each of the different outputs. In </w:t>
      </w:r>
      <w:r w:rsidR="00D83DF2" w:rsidRPr="033BF5DF">
        <w:rPr>
          <w:lang w:val="en-US"/>
        </w:rPr>
        <w:t>clockwise order starting in the top left</w:t>
      </w:r>
      <w:r w:rsidRPr="033BF5DF">
        <w:rPr>
          <w:lang w:val="en-US"/>
        </w:rPr>
        <w:t xml:space="preserve">, MAE, </w:t>
      </w:r>
      <w:r w:rsidR="009B12F6">
        <w:rPr>
          <w:lang w:val="en-US"/>
        </w:rPr>
        <w:t>RMSE</w:t>
      </w:r>
      <w:r w:rsidRPr="033BF5DF">
        <w:rPr>
          <w:lang w:val="en-US"/>
        </w:rPr>
        <w:t>,</w:t>
      </w:r>
      <w:r w:rsidR="00D83DF2" w:rsidRPr="033BF5DF">
        <w:rPr>
          <w:lang w:val="en-US"/>
        </w:rPr>
        <w:t xml:space="preserve"> runtime</w:t>
      </w:r>
      <w:r w:rsidRPr="033BF5DF">
        <w:rPr>
          <w:lang w:val="en-US"/>
        </w:rPr>
        <w:t xml:space="preserve">, and </w:t>
      </w:r>
      <w:r w:rsidR="009B12F6">
        <w:rPr>
          <w:lang w:val="en-US"/>
        </w:rPr>
        <w:t>model size</w:t>
      </w:r>
      <w:r w:rsidRPr="033BF5DF">
        <w:rPr>
          <w:lang w:val="en-US"/>
        </w:rPr>
        <w:t>.</w:t>
      </w:r>
    </w:p>
    <w:p w14:paraId="1B89C950" w14:textId="31055F85" w:rsidR="001212D5" w:rsidRDefault="00D978A8" w:rsidP="0022400B">
      <w:pPr>
        <w:spacing w:before="240" w:after="240"/>
        <w:jc w:val="both"/>
        <w:rPr>
          <w:b/>
          <w:sz w:val="24"/>
          <w:szCs w:val="24"/>
        </w:rPr>
      </w:pPr>
      <w:r>
        <w:rPr>
          <w:b/>
          <w:sz w:val="24"/>
          <w:szCs w:val="24"/>
        </w:rPr>
        <w:t xml:space="preserve">Data </w:t>
      </w:r>
      <w:r w:rsidR="001212D5">
        <w:rPr>
          <w:b/>
          <w:sz w:val="24"/>
          <w:szCs w:val="24"/>
        </w:rPr>
        <w:t>Sensitivity Analysis</w:t>
      </w:r>
    </w:p>
    <w:p w14:paraId="6CA222BE" w14:textId="46C364B6" w:rsidR="001212D5" w:rsidRPr="001212D5" w:rsidRDefault="00513BC3" w:rsidP="0022400B">
      <w:pPr>
        <w:spacing w:before="240" w:after="240"/>
        <w:jc w:val="both"/>
        <w:rPr>
          <w:bCs/>
        </w:rPr>
      </w:pPr>
      <w:r>
        <w:rPr>
          <w:bCs/>
        </w:rPr>
        <w:t xml:space="preserve">SHAP analysis </w:t>
      </w:r>
      <w:r w:rsidR="005E1ABD">
        <w:rPr>
          <w:bCs/>
        </w:rPr>
        <w:t xml:space="preserve">as shown in Figure 6 </w:t>
      </w:r>
      <w:r w:rsidR="00AD169B">
        <w:rPr>
          <w:bCs/>
        </w:rPr>
        <w:t>analyzes</w:t>
      </w:r>
      <w:r w:rsidR="009720BE">
        <w:rPr>
          <w:bCs/>
        </w:rPr>
        <w:t xml:space="preserve"> the difference between the true experimental output and </w:t>
      </w:r>
      <w:r w:rsidR="00C316A3">
        <w:rPr>
          <w:bCs/>
        </w:rPr>
        <w:t xml:space="preserve">the expected output of the model. </w:t>
      </w:r>
      <w:r w:rsidR="00983DA8">
        <w:rPr>
          <w:bCs/>
        </w:rPr>
        <w:t xml:space="preserve">It </w:t>
      </w:r>
      <w:r w:rsidR="00AD169B">
        <w:rPr>
          <w:bCs/>
        </w:rPr>
        <w:t>measures</w:t>
      </w:r>
      <w:r w:rsidR="00983DA8">
        <w:rPr>
          <w:bCs/>
        </w:rPr>
        <w:t xml:space="preserve"> change</w:t>
      </w:r>
      <w:r w:rsidR="00AD169B">
        <w:rPr>
          <w:bCs/>
        </w:rPr>
        <w:t>s</w:t>
      </w:r>
      <w:r w:rsidR="00983DA8">
        <w:rPr>
          <w:bCs/>
        </w:rPr>
        <w:t xml:space="preserve"> in the expected value given certain variables are</w:t>
      </w:r>
      <w:r w:rsidR="00063D18">
        <w:rPr>
          <w:bCs/>
        </w:rPr>
        <w:t xml:space="preserve"> fixed experimentally. </w:t>
      </w:r>
      <w:r w:rsidR="00AD169B">
        <w:rPr>
          <w:bCs/>
        </w:rPr>
        <w:t xml:space="preserve">Looking at the </w:t>
      </w:r>
      <w:r w:rsidR="00645851">
        <w:rPr>
          <w:bCs/>
        </w:rPr>
        <w:t xml:space="preserve">outputs of the model, </w:t>
      </w:r>
      <w:r w:rsidR="00011D94">
        <w:rPr>
          <w:bCs/>
        </w:rPr>
        <w:t xml:space="preserve">MAE and RMSE </w:t>
      </w:r>
      <w:r w:rsidR="00CF50E5">
        <w:rPr>
          <w:bCs/>
        </w:rPr>
        <w:t xml:space="preserve">are </w:t>
      </w:r>
      <w:r w:rsidR="00011D94">
        <w:rPr>
          <w:bCs/>
        </w:rPr>
        <w:t xml:space="preserve">both </w:t>
      </w:r>
      <w:r w:rsidR="000E1A24">
        <w:rPr>
          <w:bCs/>
        </w:rPr>
        <w:t xml:space="preserve">model </w:t>
      </w:r>
      <w:r w:rsidR="00274084">
        <w:rPr>
          <w:bCs/>
        </w:rPr>
        <w:t>accuracy</w:t>
      </w:r>
      <w:r w:rsidR="00AD169B">
        <w:rPr>
          <w:bCs/>
        </w:rPr>
        <w:t xml:space="preserve"> metrics</w:t>
      </w:r>
      <w:r w:rsidR="00274084">
        <w:rPr>
          <w:bCs/>
        </w:rPr>
        <w:t xml:space="preserve"> </w:t>
      </w:r>
      <w:r w:rsidR="00BC751D">
        <w:rPr>
          <w:bCs/>
        </w:rPr>
        <w:t xml:space="preserve">and </w:t>
      </w:r>
      <w:r w:rsidR="007717AD">
        <w:rPr>
          <w:bCs/>
        </w:rPr>
        <w:t xml:space="preserve">we see </w:t>
      </w:r>
      <w:r w:rsidR="00AD5740">
        <w:rPr>
          <w:bCs/>
        </w:rPr>
        <w:t>overlap</w:t>
      </w:r>
      <w:r w:rsidR="00274084">
        <w:rPr>
          <w:bCs/>
        </w:rPr>
        <w:t xml:space="preserve"> </w:t>
      </w:r>
      <w:r w:rsidR="007717AD">
        <w:rPr>
          <w:bCs/>
        </w:rPr>
        <w:t>of</w:t>
      </w:r>
      <w:r w:rsidR="00D80636">
        <w:rPr>
          <w:bCs/>
        </w:rPr>
        <w:t xml:space="preserve"> impactful hyperparameters </w:t>
      </w:r>
      <w:r w:rsidR="006D6521">
        <w:rPr>
          <w:bCs/>
        </w:rPr>
        <w:t>between the two</w:t>
      </w:r>
      <w:r w:rsidR="00F05B35">
        <w:rPr>
          <w:bCs/>
        </w:rPr>
        <w:t>.</w:t>
      </w:r>
      <w:r w:rsidR="006D6521">
        <w:rPr>
          <w:bCs/>
        </w:rPr>
        <w:t xml:space="preserve"> The percent</w:t>
      </w:r>
      <w:r w:rsidR="007717AD">
        <w:rPr>
          <w:bCs/>
        </w:rPr>
        <w:t>age</w:t>
      </w:r>
      <w:r w:rsidR="006D6521">
        <w:rPr>
          <w:bCs/>
        </w:rPr>
        <w:t xml:space="preserve"> of data used to train </w:t>
      </w:r>
      <w:r w:rsidR="007717AD">
        <w:rPr>
          <w:bCs/>
        </w:rPr>
        <w:t xml:space="preserve">the model </w:t>
      </w:r>
      <w:r w:rsidR="000E1A24">
        <w:rPr>
          <w:bCs/>
        </w:rPr>
        <w:t>de</w:t>
      </w:r>
      <w:r w:rsidR="00480815">
        <w:rPr>
          <w:bCs/>
        </w:rPr>
        <w:t xml:space="preserve">creases </w:t>
      </w:r>
      <w:r w:rsidR="000E1A24">
        <w:rPr>
          <w:bCs/>
        </w:rPr>
        <w:t xml:space="preserve">predicted </w:t>
      </w:r>
      <w:r w:rsidR="007717AD">
        <w:rPr>
          <w:bCs/>
        </w:rPr>
        <w:t>MAE and RMSE</w:t>
      </w:r>
      <w:r w:rsidR="00B6341F">
        <w:rPr>
          <w:bCs/>
        </w:rPr>
        <w:t xml:space="preserve"> significantly </w:t>
      </w:r>
      <w:r w:rsidR="00187C6A">
        <w:rPr>
          <w:bCs/>
        </w:rPr>
        <w:t xml:space="preserve">as well as </w:t>
      </w:r>
      <w:r w:rsidR="007F2416">
        <w:rPr>
          <w:bCs/>
        </w:rPr>
        <w:t xml:space="preserve">the emb_scalar which served as </w:t>
      </w:r>
      <w:r w:rsidR="00342DCB">
        <w:rPr>
          <w:bCs/>
        </w:rPr>
        <w:t>elemental</w:t>
      </w:r>
      <w:r w:rsidR="007F2416">
        <w:rPr>
          <w:bCs/>
        </w:rPr>
        <w:t xml:space="preserve"> </w:t>
      </w:r>
      <w:r w:rsidR="00342DCB">
        <w:rPr>
          <w:bCs/>
        </w:rPr>
        <w:t>embeddings weights</w:t>
      </w:r>
      <w:r w:rsidR="00FF0430">
        <w:rPr>
          <w:bCs/>
        </w:rPr>
        <w:t xml:space="preserve">. </w:t>
      </w:r>
      <w:r w:rsidR="00BA3932">
        <w:rPr>
          <w:bCs/>
        </w:rPr>
        <w:t>For m</w:t>
      </w:r>
      <w:r w:rsidR="00FF0430">
        <w:rPr>
          <w:bCs/>
        </w:rPr>
        <w:t>odel size</w:t>
      </w:r>
      <w:r w:rsidR="006E06D0">
        <w:rPr>
          <w:bCs/>
        </w:rPr>
        <w:t>, the output</w:t>
      </w:r>
      <w:r w:rsidR="00FF0430">
        <w:rPr>
          <w:bCs/>
        </w:rPr>
        <w:t xml:space="preserve"> is a deterministic </w:t>
      </w:r>
      <w:r w:rsidR="005A08AE">
        <w:rPr>
          <w:bCs/>
        </w:rPr>
        <w:t>output based</w:t>
      </w:r>
      <w:r w:rsidR="00C27EA5">
        <w:rPr>
          <w:bCs/>
        </w:rPr>
        <w:t xml:space="preserve"> on</w:t>
      </w:r>
      <w:r w:rsidR="0068638E">
        <w:rPr>
          <w:bCs/>
        </w:rPr>
        <w:t xml:space="preserve"> the number of attention layers</w:t>
      </w:r>
      <w:r w:rsidR="00C27EA5">
        <w:rPr>
          <w:bCs/>
        </w:rPr>
        <w:t>, N,</w:t>
      </w:r>
      <w:r w:rsidR="0068638E">
        <w:rPr>
          <w:bCs/>
        </w:rPr>
        <w:t xml:space="preserve"> and the FC output dimension</w:t>
      </w:r>
      <w:r w:rsidR="002F4EBF">
        <w:rPr>
          <w:bCs/>
        </w:rPr>
        <w:t>, d_model</w:t>
      </w:r>
      <w:r w:rsidR="00514842">
        <w:rPr>
          <w:bCs/>
        </w:rPr>
        <w:t>.</w:t>
      </w:r>
      <w:r w:rsidR="0023643E">
        <w:rPr>
          <w:bCs/>
        </w:rPr>
        <w:t xml:space="preserve"> The model captures this behavior.</w:t>
      </w:r>
      <w:r w:rsidR="00514842">
        <w:rPr>
          <w:bCs/>
        </w:rPr>
        <w:t xml:space="preserve"> </w:t>
      </w:r>
      <w:r w:rsidR="00011D94">
        <w:rPr>
          <w:bCs/>
        </w:rPr>
        <w:t>Considering the runtime output, a larger portion of the data to train on in larger batches, with more parameters to train on over more epochs accounts for most of the difference in overall training runtime.</w:t>
      </w:r>
    </w:p>
    <w:p w14:paraId="0CDA6F0F" w14:textId="1C2A3D99" w:rsidR="00603E82" w:rsidRPr="00FE1808" w:rsidRDefault="00603E82" w:rsidP="0022400B">
      <w:pPr>
        <w:spacing w:before="240" w:after="240"/>
        <w:jc w:val="both"/>
        <w:rPr>
          <w:sz w:val="24"/>
          <w:szCs w:val="24"/>
        </w:rPr>
      </w:pPr>
      <w:r>
        <w:rPr>
          <w:b/>
          <w:sz w:val="24"/>
          <w:szCs w:val="24"/>
        </w:rPr>
        <w:t>Value of the data</w:t>
      </w:r>
    </w:p>
    <w:p w14:paraId="32E34075" w14:textId="00C7468A" w:rsidR="00603E82" w:rsidRDefault="00603E82" w:rsidP="0022400B">
      <w:pPr>
        <w:numPr>
          <w:ilvl w:val="0"/>
          <w:numId w:val="2"/>
        </w:numPr>
        <w:spacing w:before="240" w:after="240"/>
        <w:jc w:val="both"/>
        <w:rPr>
          <w:lang w:val="en-US"/>
        </w:rPr>
      </w:pPr>
      <w:r w:rsidRPr="00C068AF">
        <w:rPr>
          <w:lang w:val="en-US"/>
        </w:rPr>
        <w:t>The dataset is valuable for benchmarking adaptive design methods applied to high-dimensional, constrained, multi-fidelity optimization tasks.</w:t>
      </w:r>
      <w:r w:rsidR="00334F30">
        <w:rPr>
          <w:lang w:val="en-US"/>
        </w:rPr>
        <w:t xml:space="preserve"> Sobol sampling uniformly explore</w:t>
      </w:r>
      <w:r w:rsidR="00C65BF7">
        <w:rPr>
          <w:lang w:val="en-US"/>
        </w:rPr>
        <w:t>s</w:t>
      </w:r>
      <w:r w:rsidR="00334F30">
        <w:rPr>
          <w:lang w:val="en-US"/>
        </w:rPr>
        <w:t xml:space="preserve"> the search space, providing more accurate knowledge of </w:t>
      </w:r>
      <w:r w:rsidR="00C65BF7">
        <w:rPr>
          <w:lang w:val="en-US"/>
        </w:rPr>
        <w:t xml:space="preserve">the </w:t>
      </w:r>
      <w:r w:rsidR="00334F30">
        <w:rPr>
          <w:lang w:val="en-US"/>
        </w:rPr>
        <w:t xml:space="preserve">surface </w:t>
      </w:r>
      <w:r w:rsidR="00CA4AD2">
        <w:rPr>
          <w:lang w:val="en-US"/>
        </w:rPr>
        <w:t>and associated noise through repeats.</w:t>
      </w:r>
      <w:r w:rsidR="00890ADD">
        <w:rPr>
          <w:lang w:val="en-US"/>
        </w:rPr>
        <w:t xml:space="preserve"> </w:t>
      </w:r>
    </w:p>
    <w:p w14:paraId="532C9036" w14:textId="69E43FB8" w:rsidR="00603E82" w:rsidRPr="00C068AF" w:rsidRDefault="00603E82" w:rsidP="0022400B">
      <w:pPr>
        <w:numPr>
          <w:ilvl w:val="0"/>
          <w:numId w:val="2"/>
        </w:numPr>
        <w:spacing w:before="240" w:after="240"/>
        <w:jc w:val="both"/>
        <w:rPr>
          <w:lang w:val="en-US"/>
        </w:rPr>
      </w:pPr>
      <w:r w:rsidRPr="00C068AF">
        <w:rPr>
          <w:lang w:val="en-US"/>
        </w:rPr>
        <w:lastRenderedPageBreak/>
        <w:t>Practitioners of optimization in the physical sciences can leverage this dataset to simulate real-world materials optimization tasks, such as alloy discovery, and achieve improved performance.</w:t>
      </w:r>
      <w:r w:rsidR="00334F30">
        <w:rPr>
          <w:lang w:val="en-US"/>
        </w:rPr>
        <w:t xml:space="preserve"> This dataset’s more real-world characteristics offer better approximations than the commonly used low-dimensional, single objective problems currently used in practice. </w:t>
      </w:r>
    </w:p>
    <w:p w14:paraId="4FCD2A3E" w14:textId="1266A357" w:rsidR="00603E82" w:rsidRPr="00603E82" w:rsidRDefault="00603E82" w:rsidP="0022400B">
      <w:pPr>
        <w:numPr>
          <w:ilvl w:val="0"/>
          <w:numId w:val="2"/>
        </w:numPr>
        <w:spacing w:before="240" w:after="240"/>
        <w:jc w:val="both"/>
        <w:rPr>
          <w:lang w:val="en-US"/>
        </w:rPr>
      </w:pPr>
      <w:r w:rsidRPr="00C068AF">
        <w:rPr>
          <w:lang w:val="en-US"/>
        </w:rPr>
        <w:t>The dataset is useful in gaining insights into the hyperparameter optimization strategies used for developing compositionally restricted material property prediction models.</w:t>
      </w:r>
      <w:r w:rsidR="00CA4AD2">
        <w:rPr>
          <w:lang w:val="en-US"/>
        </w:rPr>
        <w:t xml:space="preserve"> The normaliz</w:t>
      </w:r>
      <w:r w:rsidR="00C017F7">
        <w:rPr>
          <w:lang w:val="en-US"/>
        </w:rPr>
        <w:t>ed</w:t>
      </w:r>
      <w:r w:rsidR="00CA4AD2">
        <w:rPr>
          <w:lang w:val="en-US"/>
        </w:rPr>
        <w:t xml:space="preserve"> and constrained nature of this dataset </w:t>
      </w:r>
      <w:r w:rsidR="00E50FFF">
        <w:rPr>
          <w:lang w:val="en-US"/>
        </w:rPr>
        <w:t>make</w:t>
      </w:r>
      <w:r w:rsidR="00CA4AD2">
        <w:rPr>
          <w:lang w:val="en-US"/>
        </w:rPr>
        <w:t xml:space="preserve"> it a better approximation for the material science problems which frequently have summation constraints and </w:t>
      </w:r>
      <w:r w:rsidR="000058E7">
        <w:rPr>
          <w:lang w:val="en-US"/>
        </w:rPr>
        <w:t>percentage-based</w:t>
      </w:r>
      <w:r w:rsidR="00CA4AD2">
        <w:rPr>
          <w:lang w:val="en-US"/>
        </w:rPr>
        <w:t xml:space="preserve"> parameters. </w:t>
      </w:r>
    </w:p>
    <w:p w14:paraId="136D89C2" w14:textId="77777777" w:rsidR="00E648BD" w:rsidRDefault="00AB0D7B" w:rsidP="0022400B">
      <w:pPr>
        <w:spacing w:before="240"/>
        <w:jc w:val="both"/>
        <w:rPr>
          <w:b/>
          <w:sz w:val="24"/>
          <w:szCs w:val="24"/>
        </w:rPr>
      </w:pPr>
      <w:r>
        <w:rPr>
          <w:b/>
          <w:sz w:val="24"/>
          <w:szCs w:val="24"/>
        </w:rPr>
        <w:t>Ethics statements</w:t>
      </w:r>
    </w:p>
    <w:p w14:paraId="6C4A99A3" w14:textId="77777777" w:rsidR="00E648BD" w:rsidRDefault="00AB0D7B" w:rsidP="0022400B">
      <w:pPr>
        <w:shd w:val="clear" w:color="auto" w:fill="FFFFFF"/>
        <w:jc w:val="both"/>
        <w:rPr>
          <w:i/>
        </w:rPr>
      </w:pPr>
      <w:r>
        <w:rPr>
          <w:i/>
        </w:rPr>
        <w:t xml:space="preserve"> </w:t>
      </w:r>
    </w:p>
    <w:p w14:paraId="76EA2FA1" w14:textId="0B5F6618" w:rsidR="00A64D2C" w:rsidRPr="00A64D2C" w:rsidRDefault="00A64D2C" w:rsidP="0022400B">
      <w:pPr>
        <w:jc w:val="both"/>
      </w:pPr>
      <w:r>
        <w:t>There are no statements to declare.</w:t>
      </w:r>
    </w:p>
    <w:p w14:paraId="42E6DD2C" w14:textId="77777777" w:rsidR="00E648BD" w:rsidRDefault="00AB0D7B" w:rsidP="0022400B">
      <w:pPr>
        <w:shd w:val="clear" w:color="auto" w:fill="FFFFFF"/>
        <w:jc w:val="both"/>
        <w:rPr>
          <w:i/>
          <w:color w:val="1155CC"/>
        </w:rPr>
      </w:pPr>
      <w:r>
        <w:rPr>
          <w:i/>
          <w:color w:val="1155CC"/>
        </w:rPr>
        <w:t xml:space="preserve"> </w:t>
      </w:r>
    </w:p>
    <w:p w14:paraId="6647788F" w14:textId="77777777" w:rsidR="00E648BD" w:rsidRDefault="00AB0D7B" w:rsidP="033BF5DF">
      <w:pPr>
        <w:spacing w:before="240"/>
        <w:jc w:val="both"/>
        <w:rPr>
          <w:b/>
          <w:bCs/>
          <w:sz w:val="24"/>
          <w:szCs w:val="24"/>
          <w:lang w:val="en-US"/>
        </w:rPr>
      </w:pPr>
      <w:r w:rsidRPr="033BF5DF">
        <w:rPr>
          <w:b/>
          <w:bCs/>
          <w:sz w:val="24"/>
          <w:szCs w:val="24"/>
          <w:lang w:val="en-US"/>
        </w:rPr>
        <w:t>CRediT author statement</w:t>
      </w:r>
    </w:p>
    <w:p w14:paraId="502C612C" w14:textId="77777777" w:rsidR="00D5039B" w:rsidRDefault="00D5039B" w:rsidP="0022400B">
      <w:pPr>
        <w:jc w:val="both"/>
        <w:rPr>
          <w:b/>
          <w:bCs/>
        </w:rPr>
      </w:pPr>
    </w:p>
    <w:p w14:paraId="252D16F0" w14:textId="7C4E1021" w:rsidR="00CA41F5" w:rsidRPr="00A64D2C" w:rsidRDefault="000C61BB" w:rsidP="0022400B">
      <w:pPr>
        <w:jc w:val="both"/>
      </w:pPr>
      <w:r w:rsidRPr="033BF5DF">
        <w:rPr>
          <w:b/>
          <w:bCs/>
          <w:lang w:val="en-US"/>
        </w:rPr>
        <w:t>Sterling G. Baird</w:t>
      </w:r>
      <w:r w:rsidRPr="033BF5DF">
        <w:rPr>
          <w:lang w:val="en-US"/>
        </w:rPr>
        <w:t>: Project administration, Conceptualization, Methodology, Software, Validation, Formal analysis, Investigation, Data Curation, Writing - Original Draft, Writing - Review &amp; Editing, Visualization.</w:t>
      </w:r>
      <w:r w:rsidR="00C53901" w:rsidRPr="033BF5DF">
        <w:rPr>
          <w:lang w:val="en-US"/>
        </w:rPr>
        <w:t xml:space="preserve"> </w:t>
      </w:r>
      <w:r w:rsidR="00C53901" w:rsidRPr="033BF5DF">
        <w:rPr>
          <w:b/>
          <w:bCs/>
          <w:lang w:val="en-US"/>
        </w:rPr>
        <w:t>Jeet N</w:t>
      </w:r>
      <w:r w:rsidR="002D1119" w:rsidRPr="033BF5DF">
        <w:rPr>
          <w:b/>
          <w:bCs/>
          <w:lang w:val="en-US"/>
        </w:rPr>
        <w:t>.</w:t>
      </w:r>
      <w:r w:rsidR="00C53901" w:rsidRPr="033BF5DF">
        <w:rPr>
          <w:b/>
          <w:bCs/>
          <w:lang w:val="en-US"/>
        </w:rPr>
        <w:t xml:space="preserve"> Parikh</w:t>
      </w:r>
      <w:r w:rsidR="00C53901" w:rsidRPr="033BF5DF">
        <w:rPr>
          <w:lang w:val="en-US"/>
        </w:rPr>
        <w:t xml:space="preserve">: </w:t>
      </w:r>
      <w:r w:rsidR="00861FF8" w:rsidRPr="033BF5DF">
        <w:rPr>
          <w:lang w:val="en-US"/>
        </w:rPr>
        <w:t>Methodology, Software,</w:t>
      </w:r>
      <w:r w:rsidR="00AA7892" w:rsidRPr="033BF5DF">
        <w:rPr>
          <w:lang w:val="en-US"/>
        </w:rPr>
        <w:t xml:space="preserve"> Formal Analysis, Data Curation, Writing </w:t>
      </w:r>
      <w:r w:rsidR="001D153B" w:rsidRPr="033BF5DF">
        <w:rPr>
          <w:lang w:val="en-US"/>
        </w:rPr>
        <w:t xml:space="preserve">- </w:t>
      </w:r>
      <w:r w:rsidR="00AA7892" w:rsidRPr="033BF5DF">
        <w:rPr>
          <w:lang w:val="en-US"/>
        </w:rPr>
        <w:t>Original Draft</w:t>
      </w:r>
      <w:r w:rsidR="001D153B" w:rsidRPr="033BF5DF">
        <w:rPr>
          <w:lang w:val="en-US"/>
        </w:rPr>
        <w:t>, Writing - Review &amp; Editing</w:t>
      </w:r>
      <w:r w:rsidR="00AA7892" w:rsidRPr="033BF5DF">
        <w:rPr>
          <w:lang w:val="en-US"/>
        </w:rPr>
        <w:t xml:space="preserve">, </w:t>
      </w:r>
      <w:r w:rsidRPr="033BF5DF">
        <w:rPr>
          <w:lang w:val="en-US"/>
        </w:rPr>
        <w:t xml:space="preserve"> </w:t>
      </w:r>
      <w:r w:rsidRPr="033BF5DF">
        <w:rPr>
          <w:b/>
          <w:bCs/>
          <w:lang w:val="en-US"/>
        </w:rPr>
        <w:t>Taylor D. Sparks</w:t>
      </w:r>
      <w:r w:rsidRPr="033BF5DF">
        <w:rPr>
          <w:lang w:val="en-US"/>
        </w:rPr>
        <w:t>: Supervision, Funding acquisition</w:t>
      </w:r>
    </w:p>
    <w:p w14:paraId="6349AF4C" w14:textId="77777777" w:rsidR="00E648BD" w:rsidRDefault="00AB0D7B" w:rsidP="0022400B">
      <w:pPr>
        <w:spacing w:before="240"/>
        <w:jc w:val="both"/>
        <w:rPr>
          <w:b/>
          <w:sz w:val="24"/>
          <w:szCs w:val="24"/>
        </w:rPr>
      </w:pPr>
      <w:r>
        <w:rPr>
          <w:b/>
          <w:sz w:val="24"/>
          <w:szCs w:val="24"/>
        </w:rPr>
        <w:t>Acknowledgments</w:t>
      </w:r>
    </w:p>
    <w:p w14:paraId="6D156DBF" w14:textId="00DBDC61" w:rsidR="00CA41F5" w:rsidRDefault="00CA41F5" w:rsidP="0022400B">
      <w:pPr>
        <w:jc w:val="both"/>
      </w:pPr>
    </w:p>
    <w:p w14:paraId="7E2DEEC7" w14:textId="3B373F4D" w:rsidR="005A4DE0" w:rsidRDefault="00CA41F5" w:rsidP="0022400B">
      <w:pPr>
        <w:jc w:val="both"/>
      </w:pPr>
      <w:r>
        <w:t xml:space="preserve">Funding: This work was supported by the National Science Foundation Division of Materials Research [Grant number </w:t>
      </w:r>
      <w:r w:rsidRPr="00CA41F5">
        <w:t>DMR-1651668</w:t>
      </w:r>
      <w:r>
        <w:t>].</w:t>
      </w:r>
    </w:p>
    <w:p w14:paraId="149CED48" w14:textId="6347B26E" w:rsidR="00F41303" w:rsidRDefault="00F41303" w:rsidP="0022400B">
      <w:pPr>
        <w:jc w:val="both"/>
      </w:pPr>
    </w:p>
    <w:p w14:paraId="6364641F" w14:textId="0E453E94" w:rsidR="008C313E" w:rsidRDefault="00F41303" w:rsidP="0022400B">
      <w:pPr>
        <w:jc w:val="both"/>
      </w:pPr>
      <w:r>
        <w:t>We</w:t>
      </w:r>
      <w:r w:rsidR="008B25FC">
        <w:t xml:space="preserve"> thank</w:t>
      </w:r>
      <w:r>
        <w:t xml:space="preserve"> Trupti Mohanty for discussion related to the</w:t>
      </w:r>
      <w:r w:rsidR="006535BC">
        <w:t xml:space="preserve"> future use-case </w:t>
      </w:r>
      <w:r w:rsidR="00D045AD">
        <w:t>of this dataset as a</w:t>
      </w:r>
      <w:r w:rsidR="00895C97">
        <w:t>n optimization</w:t>
      </w:r>
      <w:r w:rsidR="00D045AD">
        <w:t xml:space="preserve"> benchmark.</w:t>
      </w:r>
      <w:r w:rsidR="005A4DE0">
        <w:t xml:space="preserve"> We acknowledge the University of Utah’s Center for High Performance Computing (CHPC) for providing computational resources. </w:t>
      </w:r>
      <w:r w:rsidR="001B57E7">
        <w:t>The code and manuscript associated with a benchmark dataset for particle packing simulations</w:t>
      </w:r>
      <w:r w:rsidR="001B57E7">
        <w:fldChar w:fldCharType="begin"/>
      </w:r>
      <w:r w:rsidR="001B57E7">
        <w:instrText xml:space="preserve"> ADDIN ZOTERO_ITEM CSL_CITATION {"citationID":"ilBkMZcW","properties":{"formattedCitation":"\\super 8\\nosupersub{}","plainCitation":"8","noteIndex":0},"citationItems":[{"id":15530,"uris":["http://zotero.org/groups/4654943/items/B9P8G9HC"],"itemData":{"id":15530,"type":"article","abstract":"Benchmarks are an essential driver of progress in scientific disciplines. Ideal benchmarks mimic real-world tasks as closely as possible, where insufficient difficulty or applicability can stunt growth in the field. Benchmarks should also have sufficiently low computational overhead to promote accessibility and repeatability. The goal is then to win a “Turing test” of sorts by creating a surrogate model that is indistinguishable from the ground truth observation (at least within the dataset bounds that were explored), necessitating a large amount of data. In materials science and chemistry, industry-relevant optimization tasks are often hierarchical, noisy, multi-fidelity, multi-objective, high-dimensional, and non-linearly correlated while exhibiting mixed numerical and categorical variables subject to linear and non-linear constraints. To complicate matters, unexpected, failed simulation or experimental regions may be present in the search space. In this study, 438371 random hard-sphere packing simulations representing 279 CPU days’ worth of computational overhead were performed across nine input parameters with linear constraints and two discrete fidelities each with continuous fidelity parameters and results were logged to a free-tier shared MongoDB Atlas database. Two core tabular datasets resulted from this study: 1. a failure probability dataset containing unique input parameter sets and the estimated probabilities that the simulation will fail at each of the two steps, and 2. a regression dataset mapping input parameter sets (including repeats) to particle packing fractions and computational runtimes for each of the two steps. These two datasets can be used to create a surrogate model as close as possible to running the actual simulations by incorporating simulation failure and heteroskedastic noise. For the regression dataset, percentile ranks were computed within each of the groups of identical parameter sets to enable capturing heteroskedastic noise. This contrasts with a more traditional approach that imposes a-priori assumptions such as Gaussian noise, e.g., by providing a mean and standard deviation. A similar approach can be applied to other benchmark datasets to bridge the gap between optimization benchmarks with low computational overhead and realistically complex, real-world optimization scenarios.","DOI":"10.26434/chemrxiv-2023-fjjk7","language":"en","publisher":"ChemRxiv","source":"Cambridge Engage Preprints","title":"Materials Science Optimization Benchmark Dataset for Multi-fidelity Hard-sphere Packing Simulations","URL":"https://chemrxiv.org/engage/chemrxiv/article-details/63b9dbf355a7ec1147ff8485","author":[{"family":"Baird","given":"Sterling G."},{"family":"Sparks","given":"Taylor D."}],"accessed":{"date-parts":[["2023",1,12]]},"issued":{"date-parts":[["2023",1,9]]},"citation-key":"baird_materials_2023"}}],"schema":"https://github.com/citation-style-language/schema/raw/master/csl-citation.json"} </w:instrText>
      </w:r>
      <w:r w:rsidR="001B57E7">
        <w:fldChar w:fldCharType="separate"/>
      </w:r>
      <w:r w:rsidR="001B57E7" w:rsidRPr="008C313E">
        <w:rPr>
          <w:szCs w:val="24"/>
          <w:vertAlign w:val="superscript"/>
        </w:rPr>
        <w:t>8</w:t>
      </w:r>
      <w:r w:rsidR="001B57E7">
        <w:fldChar w:fldCharType="end"/>
      </w:r>
      <w:r w:rsidR="001B57E7">
        <w:t xml:space="preserve"> served as a starting point for the code and manuscript for this work</w:t>
      </w:r>
      <w:r w:rsidR="00E54EFF">
        <w:t>, for which there</w:t>
      </w:r>
      <w:r w:rsidR="009E2AD9">
        <w:t xml:space="preserve"> is shared language and </w:t>
      </w:r>
      <w:r w:rsidR="001F2ED2">
        <w:t xml:space="preserve">document </w:t>
      </w:r>
      <w:r w:rsidR="009E2AD9">
        <w:t>structure</w:t>
      </w:r>
      <w:r w:rsidR="001B57E7">
        <w:t xml:space="preserve">. </w:t>
      </w:r>
      <w:r w:rsidR="005A4DE0">
        <w:t>We acknowledge OpenAI for providing free usage of their research tool, ChatGPT, which was used during the review and editing process.</w:t>
      </w:r>
      <w:r w:rsidR="008C313E">
        <w:t xml:space="preserve"> </w:t>
      </w:r>
    </w:p>
    <w:p w14:paraId="5CD74AC3" w14:textId="4A5C0A42" w:rsidR="00CA41F5" w:rsidRDefault="00CA41F5" w:rsidP="0022400B">
      <w:pPr>
        <w:jc w:val="both"/>
      </w:pPr>
    </w:p>
    <w:p w14:paraId="17A22276" w14:textId="3978DF25" w:rsidR="00E648BD" w:rsidRDefault="00AB0D7B" w:rsidP="0022400B">
      <w:pPr>
        <w:spacing w:before="240" w:after="240"/>
        <w:jc w:val="both"/>
        <w:rPr>
          <w:b/>
        </w:rPr>
      </w:pPr>
      <w:r>
        <w:rPr>
          <w:b/>
        </w:rPr>
        <w:t>Declaration of interests</w:t>
      </w:r>
    </w:p>
    <w:p w14:paraId="0688D352" w14:textId="392006E8" w:rsidR="00E648BD" w:rsidRDefault="00B82318" w:rsidP="033BF5DF">
      <w:pPr>
        <w:spacing w:before="240" w:after="240"/>
        <w:jc w:val="both"/>
        <w:rPr>
          <w:color w:val="1155CC"/>
          <w:lang w:val="en-US"/>
        </w:rPr>
      </w:pPr>
      <w:r w:rsidRPr="033BF5DF">
        <w:rPr>
          <w:color w:val="1155CC"/>
          <w:lang w:val="en-US"/>
        </w:rPr>
        <w:t>x The authors declare that they have no known competing financial interests or personal relationships that could have appeared to influence the work reported in this paper.</w:t>
      </w:r>
    </w:p>
    <w:p w14:paraId="4A1FA47D" w14:textId="77777777" w:rsidR="00E648BD" w:rsidRDefault="00AB0D7B" w:rsidP="033BF5DF">
      <w:pPr>
        <w:spacing w:before="240" w:after="240"/>
        <w:jc w:val="both"/>
        <w:rPr>
          <w:color w:val="1155CC"/>
          <w:lang w:val="en-US"/>
        </w:rPr>
      </w:pPr>
      <w:r w:rsidRPr="033BF5DF">
        <w:rPr>
          <w:color w:val="1155CC"/>
          <w:lang w:val="en-US"/>
        </w:rPr>
        <w:t>☐ The authors declare the following financial interests/personal relationships which may be considered as potential competing interests:</w:t>
      </w:r>
    </w:p>
    <w:p w14:paraId="5264E1A7" w14:textId="0331A408" w:rsidR="00BD6A3A" w:rsidRPr="00BD6A3A" w:rsidRDefault="00AB0D7B" w:rsidP="0022400B">
      <w:pPr>
        <w:spacing w:before="240"/>
        <w:jc w:val="both"/>
        <w:rPr>
          <w:b/>
          <w:sz w:val="24"/>
          <w:szCs w:val="24"/>
        </w:rPr>
      </w:pPr>
      <w:r>
        <w:rPr>
          <w:b/>
          <w:sz w:val="24"/>
          <w:szCs w:val="24"/>
        </w:rPr>
        <w:lastRenderedPageBreak/>
        <w:t>References</w:t>
      </w:r>
    </w:p>
    <w:p w14:paraId="0D845D3E" w14:textId="77777777" w:rsidR="00D5039B" w:rsidRDefault="00D5039B" w:rsidP="0022400B">
      <w:pPr>
        <w:pStyle w:val="Bibliography"/>
        <w:jc w:val="both"/>
      </w:pPr>
    </w:p>
    <w:p w14:paraId="0B2CE286" w14:textId="572945FC" w:rsidR="008C313E" w:rsidRPr="008C313E" w:rsidRDefault="00BD6A3A" w:rsidP="0022400B">
      <w:pPr>
        <w:pStyle w:val="Bibliography"/>
        <w:jc w:val="both"/>
      </w:pPr>
      <w:r>
        <w:fldChar w:fldCharType="begin"/>
      </w:r>
      <w:r>
        <w:instrText xml:space="preserve"> ADDIN ZOTERO_BIBL {"uncited":[],"omitted":[],"custom":[]} CSL_BIBLIOGRAPHY </w:instrText>
      </w:r>
      <w:r>
        <w:fldChar w:fldCharType="separate"/>
      </w:r>
      <w:r w:rsidR="00A01543">
        <w:rPr>
          <w:lang w:val="en-US"/>
        </w:rPr>
        <w:t>[</w:t>
      </w:r>
      <w:r w:rsidR="008C313E" w:rsidRPr="033BF5DF">
        <w:rPr>
          <w:lang w:val="en-US"/>
        </w:rPr>
        <w:t>1</w:t>
      </w:r>
      <w:r w:rsidR="00A01543">
        <w:rPr>
          <w:lang w:val="en-US"/>
        </w:rPr>
        <w:t>]</w:t>
      </w:r>
      <w:r>
        <w:tab/>
      </w:r>
      <w:r w:rsidR="008C313E" w:rsidRPr="033BF5DF">
        <w:rPr>
          <w:lang w:val="en-US"/>
        </w:rPr>
        <w:t xml:space="preserve">Ghoreishi, S. F.; Molkeri, A.; Arróyave, R.; Allaire, D.; Srivastava, A. Efficient Use of Multiple Information Sources in Material Design. </w:t>
      </w:r>
      <w:r w:rsidR="008C313E" w:rsidRPr="033BF5DF">
        <w:rPr>
          <w:i/>
          <w:iCs/>
          <w:lang w:val="en-US"/>
        </w:rPr>
        <w:t>Acta Materialia</w:t>
      </w:r>
      <w:r w:rsidR="008C313E" w:rsidRPr="033BF5DF">
        <w:rPr>
          <w:lang w:val="en-US"/>
        </w:rPr>
        <w:t xml:space="preserve"> </w:t>
      </w:r>
      <w:r w:rsidR="008C313E" w:rsidRPr="033BF5DF">
        <w:rPr>
          <w:b/>
          <w:bCs/>
          <w:lang w:val="en-US"/>
        </w:rPr>
        <w:t>2019</w:t>
      </w:r>
      <w:r w:rsidR="008C313E" w:rsidRPr="033BF5DF">
        <w:rPr>
          <w:lang w:val="en-US"/>
        </w:rPr>
        <w:t xml:space="preserve">, </w:t>
      </w:r>
      <w:r w:rsidR="008C313E" w:rsidRPr="033BF5DF">
        <w:rPr>
          <w:i/>
          <w:iCs/>
          <w:lang w:val="en-US"/>
        </w:rPr>
        <w:t>180</w:t>
      </w:r>
      <w:r w:rsidR="008C313E" w:rsidRPr="033BF5DF">
        <w:rPr>
          <w:lang w:val="en-US"/>
        </w:rPr>
        <w:t>, 260–271. https://doi.org/10.1016/j.actamat.2019.09.009.</w:t>
      </w:r>
    </w:p>
    <w:p w14:paraId="53FAD51E" w14:textId="71BBDFFE" w:rsidR="008C313E" w:rsidRPr="008C313E" w:rsidRDefault="00A01543" w:rsidP="0022400B">
      <w:pPr>
        <w:pStyle w:val="Bibliography"/>
        <w:jc w:val="both"/>
      </w:pPr>
      <w:r>
        <w:rPr>
          <w:lang w:val="en-US"/>
        </w:rPr>
        <w:t>[</w:t>
      </w:r>
      <w:r w:rsidR="008C313E" w:rsidRPr="033BF5DF">
        <w:rPr>
          <w:lang w:val="en-US"/>
        </w:rPr>
        <w:t>2</w:t>
      </w:r>
      <w:r>
        <w:rPr>
          <w:lang w:val="en-US"/>
        </w:rPr>
        <w:t>]</w:t>
      </w:r>
      <w:r w:rsidR="008C313E">
        <w:tab/>
      </w:r>
      <w:r w:rsidR="008C313E" w:rsidRPr="033BF5DF">
        <w:rPr>
          <w:lang w:val="en-US"/>
        </w:rPr>
        <w:t xml:space="preserve">Kandasamy, K.; Vysyaraju, K. R.; Neiswanger, W.; Paria, B.; Collins, C. R.; Schneider, J.; Poczos, B.; Xing, E. P. Tuning Hyperparameters without Grad Students: Scalable and Robust Bayesian Optimisation with Dragonfly. </w:t>
      </w:r>
      <w:r w:rsidR="008C313E" w:rsidRPr="033BF5DF">
        <w:rPr>
          <w:i/>
          <w:iCs/>
          <w:lang w:val="en-US"/>
        </w:rPr>
        <w:t>arXiv:1903.06694 [cs, stat]</w:t>
      </w:r>
      <w:r w:rsidR="008C313E" w:rsidRPr="033BF5DF">
        <w:rPr>
          <w:lang w:val="en-US"/>
        </w:rPr>
        <w:t xml:space="preserve"> </w:t>
      </w:r>
      <w:r w:rsidR="008C313E" w:rsidRPr="033BF5DF">
        <w:rPr>
          <w:b/>
          <w:bCs/>
          <w:lang w:val="en-US"/>
        </w:rPr>
        <w:t>2020</w:t>
      </w:r>
      <w:r w:rsidR="008C313E" w:rsidRPr="033BF5DF">
        <w:rPr>
          <w:lang w:val="en-US"/>
        </w:rPr>
        <w:t>.</w:t>
      </w:r>
    </w:p>
    <w:p w14:paraId="58CEC0B4" w14:textId="41F44EBA" w:rsidR="008C313E" w:rsidRPr="008C313E" w:rsidRDefault="00A01543" w:rsidP="0022400B">
      <w:pPr>
        <w:pStyle w:val="Bibliography"/>
        <w:jc w:val="both"/>
      </w:pPr>
      <w:r>
        <w:rPr>
          <w:lang w:val="en-US"/>
        </w:rPr>
        <w:t>[</w:t>
      </w:r>
      <w:r w:rsidR="008C313E" w:rsidRPr="033BF5DF">
        <w:rPr>
          <w:lang w:val="en-US"/>
        </w:rPr>
        <w:t>3</w:t>
      </w:r>
      <w:r>
        <w:rPr>
          <w:lang w:val="en-US"/>
        </w:rPr>
        <w:t>]</w:t>
      </w:r>
      <w:r w:rsidR="008C313E">
        <w:tab/>
      </w:r>
      <w:r w:rsidR="008C313E" w:rsidRPr="033BF5DF">
        <w:rPr>
          <w:lang w:val="en-US"/>
        </w:rPr>
        <w:t xml:space="preserve">Hanaoka, K. Comparison of Conceptually Different Multi-Objective Bayesian Optimization Methods for Material Design Problems. </w:t>
      </w:r>
      <w:r w:rsidR="008C313E" w:rsidRPr="033BF5DF">
        <w:rPr>
          <w:i/>
          <w:iCs/>
          <w:lang w:val="en-US"/>
        </w:rPr>
        <w:t>Materials Today Communications</w:t>
      </w:r>
      <w:r w:rsidR="008C313E" w:rsidRPr="033BF5DF">
        <w:rPr>
          <w:lang w:val="en-US"/>
        </w:rPr>
        <w:t xml:space="preserve"> </w:t>
      </w:r>
      <w:r w:rsidR="008C313E" w:rsidRPr="033BF5DF">
        <w:rPr>
          <w:b/>
          <w:bCs/>
          <w:lang w:val="en-US"/>
        </w:rPr>
        <w:t>2022</w:t>
      </w:r>
      <w:r w:rsidR="008C313E" w:rsidRPr="033BF5DF">
        <w:rPr>
          <w:lang w:val="en-US"/>
        </w:rPr>
        <w:t>, 103440. https://doi.org/10.1016/j.mtcomm.2022.103440.</w:t>
      </w:r>
    </w:p>
    <w:p w14:paraId="0EC3AD4F" w14:textId="0D6E2288" w:rsidR="008C313E" w:rsidRPr="008C313E" w:rsidRDefault="00285E68" w:rsidP="0022400B">
      <w:pPr>
        <w:pStyle w:val="Bibliography"/>
        <w:jc w:val="both"/>
      </w:pPr>
      <w:r>
        <w:rPr>
          <w:lang w:val="en-US"/>
        </w:rPr>
        <w:t>[</w:t>
      </w:r>
      <w:r w:rsidR="008C313E" w:rsidRPr="033BF5DF">
        <w:rPr>
          <w:lang w:val="en-US"/>
        </w:rPr>
        <w:t>4</w:t>
      </w:r>
      <w:r w:rsidR="00A01543">
        <w:rPr>
          <w:lang w:val="en-US"/>
        </w:rPr>
        <w:t>]</w:t>
      </w:r>
      <w:r w:rsidR="008C313E">
        <w:tab/>
      </w:r>
      <w:r w:rsidR="008C313E" w:rsidRPr="033BF5DF">
        <w:rPr>
          <w:lang w:val="en-US"/>
        </w:rPr>
        <w:t xml:space="preserve">Häse, F.; Roch, L. M.; Aspuru-Guzik, A. Chimera: Enabling Hierarchy Based Multi-Objective Optimization for Self-Driving Laboratories. </w:t>
      </w:r>
      <w:r w:rsidR="008C313E" w:rsidRPr="033BF5DF">
        <w:rPr>
          <w:i/>
          <w:iCs/>
          <w:lang w:val="en-US"/>
        </w:rPr>
        <w:t>Chem. Sci.</w:t>
      </w:r>
      <w:r w:rsidR="008C313E" w:rsidRPr="033BF5DF">
        <w:rPr>
          <w:lang w:val="en-US"/>
        </w:rPr>
        <w:t xml:space="preserve"> </w:t>
      </w:r>
      <w:r w:rsidR="008C313E" w:rsidRPr="033BF5DF">
        <w:rPr>
          <w:b/>
          <w:bCs/>
          <w:lang w:val="en-US"/>
        </w:rPr>
        <w:t>2018</w:t>
      </w:r>
      <w:r w:rsidR="008C313E" w:rsidRPr="033BF5DF">
        <w:rPr>
          <w:lang w:val="en-US"/>
        </w:rPr>
        <w:t xml:space="preserve">, </w:t>
      </w:r>
      <w:r w:rsidR="008C313E" w:rsidRPr="033BF5DF">
        <w:rPr>
          <w:i/>
          <w:iCs/>
          <w:lang w:val="en-US"/>
        </w:rPr>
        <w:t>9</w:t>
      </w:r>
      <w:r w:rsidR="008C313E" w:rsidRPr="033BF5DF">
        <w:rPr>
          <w:lang w:val="en-US"/>
        </w:rPr>
        <w:t xml:space="preserve"> (39), 7642–7655. https://doi.org/10.1039/C8SC02239A.</w:t>
      </w:r>
    </w:p>
    <w:p w14:paraId="03DC631B" w14:textId="0327E5CC" w:rsidR="008C313E" w:rsidRPr="008C313E" w:rsidRDefault="00285E68" w:rsidP="0022400B">
      <w:pPr>
        <w:pStyle w:val="Bibliography"/>
        <w:jc w:val="both"/>
      </w:pPr>
      <w:r>
        <w:rPr>
          <w:lang w:val="en-US"/>
        </w:rPr>
        <w:t>[</w:t>
      </w:r>
      <w:r w:rsidR="008C313E" w:rsidRPr="033BF5DF">
        <w:rPr>
          <w:lang w:val="en-US"/>
        </w:rPr>
        <w:t>5</w:t>
      </w:r>
      <w:r>
        <w:rPr>
          <w:lang w:val="en-US"/>
        </w:rPr>
        <w:t>]</w:t>
      </w:r>
      <w:r w:rsidR="008C313E">
        <w:tab/>
      </w:r>
      <w:r w:rsidR="008C313E" w:rsidRPr="033BF5DF">
        <w:rPr>
          <w:lang w:val="en-US"/>
        </w:rPr>
        <w:t xml:space="preserve">Baird, S. G.; Liu, M.; Sparks, T. D. High-Dimensional Bayesian Optimization of 23 Hyperparameters over 100 Iterations for an Attention-Based Network to Predict Materials Property: A Case Study on CrabNet Using Ax Platform and SAASBO. </w:t>
      </w:r>
      <w:r w:rsidR="008C313E" w:rsidRPr="033BF5DF">
        <w:rPr>
          <w:i/>
          <w:iCs/>
          <w:lang w:val="en-US"/>
        </w:rPr>
        <w:t>Computational Materials Science</w:t>
      </w:r>
      <w:r w:rsidR="008C313E" w:rsidRPr="033BF5DF">
        <w:rPr>
          <w:lang w:val="en-US"/>
        </w:rPr>
        <w:t xml:space="preserve"> </w:t>
      </w:r>
      <w:r w:rsidR="008C313E" w:rsidRPr="033BF5DF">
        <w:rPr>
          <w:b/>
          <w:bCs/>
          <w:lang w:val="en-US"/>
        </w:rPr>
        <w:t>2022</w:t>
      </w:r>
      <w:r w:rsidR="008C313E" w:rsidRPr="033BF5DF">
        <w:rPr>
          <w:lang w:val="en-US"/>
        </w:rPr>
        <w:t xml:space="preserve">, </w:t>
      </w:r>
      <w:r w:rsidR="008C313E" w:rsidRPr="033BF5DF">
        <w:rPr>
          <w:i/>
          <w:iCs/>
          <w:lang w:val="en-US"/>
        </w:rPr>
        <w:t>211</w:t>
      </w:r>
      <w:r w:rsidR="008C313E" w:rsidRPr="033BF5DF">
        <w:rPr>
          <w:lang w:val="en-US"/>
        </w:rPr>
        <w:t>, 111505. https://doi.org/10.1016/j.commatsci.2022.111505.</w:t>
      </w:r>
    </w:p>
    <w:p w14:paraId="38D2A726" w14:textId="2B987265" w:rsidR="008C313E" w:rsidRPr="008C313E" w:rsidRDefault="00285E68" w:rsidP="0022400B">
      <w:pPr>
        <w:pStyle w:val="Bibliography"/>
        <w:jc w:val="both"/>
      </w:pPr>
      <w:r>
        <w:rPr>
          <w:lang w:val="en-US"/>
        </w:rPr>
        <w:t>[</w:t>
      </w:r>
      <w:r w:rsidR="008C313E" w:rsidRPr="033BF5DF">
        <w:rPr>
          <w:lang w:val="en-US"/>
        </w:rPr>
        <w:t>6</w:t>
      </w:r>
      <w:r>
        <w:rPr>
          <w:lang w:val="en-US"/>
        </w:rPr>
        <w:t>]</w:t>
      </w:r>
      <w:r w:rsidR="008C313E">
        <w:tab/>
      </w:r>
      <w:r w:rsidR="008C313E" w:rsidRPr="033BF5DF">
        <w:rPr>
          <w:lang w:val="en-US"/>
        </w:rPr>
        <w:t xml:space="preserve">Eriksson, D.; Jankowiak, M. High-Dimensional Bayesian Optimization with Sparse Axis-Aligned Subspaces. </w:t>
      </w:r>
      <w:r w:rsidR="008C313E" w:rsidRPr="033BF5DF">
        <w:rPr>
          <w:i/>
          <w:iCs/>
          <w:lang w:val="en-US"/>
        </w:rPr>
        <w:t>arXiv:2103.00349 [cs, stat]</w:t>
      </w:r>
      <w:r w:rsidR="008C313E" w:rsidRPr="033BF5DF">
        <w:rPr>
          <w:lang w:val="en-US"/>
        </w:rPr>
        <w:t xml:space="preserve"> </w:t>
      </w:r>
      <w:r w:rsidR="008C313E" w:rsidRPr="033BF5DF">
        <w:rPr>
          <w:b/>
          <w:bCs/>
          <w:lang w:val="en-US"/>
        </w:rPr>
        <w:t>2021</w:t>
      </w:r>
      <w:r w:rsidR="008C313E" w:rsidRPr="033BF5DF">
        <w:rPr>
          <w:lang w:val="en-US"/>
        </w:rPr>
        <w:t>.</w:t>
      </w:r>
    </w:p>
    <w:p w14:paraId="04633A52" w14:textId="502B52E9" w:rsidR="008C313E" w:rsidRPr="008C313E" w:rsidRDefault="00285E68" w:rsidP="0022400B">
      <w:pPr>
        <w:pStyle w:val="Bibliography"/>
        <w:jc w:val="both"/>
      </w:pPr>
      <w:r>
        <w:rPr>
          <w:lang w:val="en-US"/>
        </w:rPr>
        <w:t>[</w:t>
      </w:r>
      <w:r w:rsidR="008C313E" w:rsidRPr="033BF5DF">
        <w:rPr>
          <w:lang w:val="en-US"/>
        </w:rPr>
        <w:t>7</w:t>
      </w:r>
      <w:r>
        <w:rPr>
          <w:lang w:val="en-US"/>
        </w:rPr>
        <w:t>]</w:t>
      </w:r>
      <w:r w:rsidR="008C313E">
        <w:tab/>
      </w:r>
      <w:r w:rsidR="008C313E" w:rsidRPr="033BF5DF">
        <w:rPr>
          <w:lang w:val="en-US"/>
        </w:rPr>
        <w:t>Baird, S.; Hall, J. R.; Sparks, T. D. The Most Compact Search Space Is Not Always the Most Efficient: A Case Study on Maximizing Solid Rocket Fuel Packing Fraction via Constrained Bayesian Optimization. ChemRxiv September 6, 2022. https://doi.org/10.26434/chemrxiv-2022-nz2w8-v2.</w:t>
      </w:r>
    </w:p>
    <w:p w14:paraId="6DC10346" w14:textId="48921F2D" w:rsidR="008C313E" w:rsidRPr="008C313E" w:rsidRDefault="00285E68" w:rsidP="0022400B">
      <w:pPr>
        <w:pStyle w:val="Bibliography"/>
        <w:jc w:val="both"/>
      </w:pPr>
      <w:r>
        <w:rPr>
          <w:lang w:val="en-US"/>
        </w:rPr>
        <w:t>[</w:t>
      </w:r>
      <w:r w:rsidR="008C313E" w:rsidRPr="033BF5DF">
        <w:rPr>
          <w:lang w:val="en-US"/>
        </w:rPr>
        <w:t>8</w:t>
      </w:r>
      <w:r>
        <w:rPr>
          <w:lang w:val="en-US"/>
        </w:rPr>
        <w:t>]</w:t>
      </w:r>
      <w:r w:rsidR="008C313E">
        <w:tab/>
      </w:r>
      <w:r w:rsidR="008C313E" w:rsidRPr="033BF5DF">
        <w:rPr>
          <w:lang w:val="en-US"/>
        </w:rPr>
        <w:t>Baird, S. G.; Sparks, T. D. Materials Science Optimization Benchmark Dataset for Multi-Fidelity Hard-Sphere Packing Simulations. ChemRxiv January 9, 2023. https://doi.org/10.26434/chemrxiv-2023-fjjk7.</w:t>
      </w:r>
    </w:p>
    <w:p w14:paraId="20A78A12" w14:textId="074A485A" w:rsidR="008C313E" w:rsidRPr="008C313E" w:rsidRDefault="00285E68" w:rsidP="0022400B">
      <w:pPr>
        <w:pStyle w:val="Bibliography"/>
        <w:jc w:val="both"/>
      </w:pPr>
      <w:r>
        <w:rPr>
          <w:lang w:val="en-US"/>
        </w:rPr>
        <w:t>[</w:t>
      </w:r>
      <w:r w:rsidR="008C313E" w:rsidRPr="033BF5DF">
        <w:rPr>
          <w:lang w:val="en-US"/>
        </w:rPr>
        <w:t>9</w:t>
      </w:r>
      <w:r>
        <w:rPr>
          <w:lang w:val="en-US"/>
        </w:rPr>
        <w:t>]</w:t>
      </w:r>
      <w:r w:rsidR="008C313E">
        <w:tab/>
      </w:r>
      <w:r w:rsidR="008C313E" w:rsidRPr="033BF5DF">
        <w:rPr>
          <w:lang w:val="en-US"/>
        </w:rPr>
        <w:t xml:space="preserve">Baird, S.; Hall, J. R.; Sparks, T. D. </w:t>
      </w:r>
      <w:r w:rsidR="008C313E" w:rsidRPr="033BF5DF">
        <w:rPr>
          <w:i/>
          <w:iCs/>
          <w:lang w:val="en-US"/>
        </w:rPr>
        <w:t>Compactness Matters: Improving Bayesian Optimization Efficiency of Materials Formulations through Invariant Search Spaces</w:t>
      </w:r>
      <w:r w:rsidR="008C313E" w:rsidRPr="033BF5DF">
        <w:rPr>
          <w:lang w:val="en-US"/>
        </w:rPr>
        <w:t>; preprint; Chemistry, 2023. https://doi.org/10.26434/chemrxiv-2022-nz2w8-v3.</w:t>
      </w:r>
    </w:p>
    <w:p w14:paraId="56688EE8" w14:textId="10F7DEEE" w:rsidR="008C313E" w:rsidRPr="008C313E" w:rsidRDefault="005D4027" w:rsidP="0022400B">
      <w:pPr>
        <w:pStyle w:val="Bibliography"/>
        <w:jc w:val="both"/>
      </w:pPr>
      <w:r>
        <w:rPr>
          <w:lang w:val="en-US"/>
        </w:rPr>
        <w:t>[</w:t>
      </w:r>
      <w:r w:rsidR="008C313E" w:rsidRPr="033BF5DF">
        <w:rPr>
          <w:lang w:val="en-US"/>
        </w:rPr>
        <w:t>10</w:t>
      </w:r>
      <w:r>
        <w:rPr>
          <w:lang w:val="en-US"/>
        </w:rPr>
        <w:t>]</w:t>
      </w:r>
      <w:r w:rsidR="008C313E">
        <w:tab/>
      </w:r>
      <w:r>
        <w:tab/>
      </w:r>
      <w:r w:rsidR="008C313E" w:rsidRPr="033BF5DF">
        <w:rPr>
          <w:lang w:val="en-US"/>
        </w:rPr>
        <w:t xml:space="preserve">Dunn, A.; Wang, Q.; Ganose, A.; Dopp, D.; Jain, A. Benchmarking Materials Property Prediction Methods: The Matbench Test Set and Automatminer Reference Algorithm. </w:t>
      </w:r>
      <w:r w:rsidR="008C313E" w:rsidRPr="033BF5DF">
        <w:rPr>
          <w:i/>
          <w:iCs/>
          <w:lang w:val="en-US"/>
        </w:rPr>
        <w:t>npj Comput Mater</w:t>
      </w:r>
      <w:r w:rsidR="008C313E" w:rsidRPr="033BF5DF">
        <w:rPr>
          <w:lang w:val="en-US"/>
        </w:rPr>
        <w:t xml:space="preserve"> </w:t>
      </w:r>
      <w:r w:rsidR="008C313E" w:rsidRPr="033BF5DF">
        <w:rPr>
          <w:b/>
          <w:bCs/>
          <w:lang w:val="en-US"/>
        </w:rPr>
        <w:t>2020</w:t>
      </w:r>
      <w:r w:rsidR="008C313E" w:rsidRPr="033BF5DF">
        <w:rPr>
          <w:lang w:val="en-US"/>
        </w:rPr>
        <w:t xml:space="preserve">, </w:t>
      </w:r>
      <w:r w:rsidR="008C313E" w:rsidRPr="033BF5DF">
        <w:rPr>
          <w:i/>
          <w:iCs/>
          <w:lang w:val="en-US"/>
        </w:rPr>
        <w:t>6</w:t>
      </w:r>
      <w:r w:rsidR="008C313E" w:rsidRPr="033BF5DF">
        <w:rPr>
          <w:lang w:val="en-US"/>
        </w:rPr>
        <w:t xml:space="preserve"> (1), 138. https://doi.org/10.1038/s41524-020-00406-3.</w:t>
      </w:r>
    </w:p>
    <w:p w14:paraId="043F473B" w14:textId="46BE6364" w:rsidR="008C313E" w:rsidRPr="008C313E" w:rsidRDefault="005D4027" w:rsidP="0022400B">
      <w:pPr>
        <w:pStyle w:val="Bibliography"/>
        <w:jc w:val="both"/>
      </w:pPr>
      <w:r>
        <w:rPr>
          <w:lang w:val="en-US"/>
        </w:rPr>
        <w:t>[</w:t>
      </w:r>
      <w:r w:rsidR="008C313E" w:rsidRPr="033BF5DF">
        <w:rPr>
          <w:lang w:val="en-US"/>
        </w:rPr>
        <w:t>11</w:t>
      </w:r>
      <w:r>
        <w:rPr>
          <w:lang w:val="en-US"/>
        </w:rPr>
        <w:t>]</w:t>
      </w:r>
      <w:r w:rsidR="008C313E">
        <w:tab/>
      </w:r>
      <w:r>
        <w:tab/>
      </w:r>
      <w:r w:rsidR="008C313E" w:rsidRPr="033BF5DF">
        <w:rPr>
          <w:lang w:val="en-US"/>
        </w:rPr>
        <w:t xml:space="preserve">De Breuck, P.-P.; Evans, M. L.; Rignanese, G.-M. Robust Model Benchmarking and Bias-Imbalance in Data-Driven Materials Science: A Case Study on MODNet. </w:t>
      </w:r>
      <w:r w:rsidR="008C313E" w:rsidRPr="033BF5DF">
        <w:rPr>
          <w:i/>
          <w:iCs/>
          <w:lang w:val="en-US"/>
        </w:rPr>
        <w:t>J. Phys.: Condens. Matter</w:t>
      </w:r>
      <w:r w:rsidR="008C313E" w:rsidRPr="033BF5DF">
        <w:rPr>
          <w:lang w:val="en-US"/>
        </w:rPr>
        <w:t xml:space="preserve"> </w:t>
      </w:r>
      <w:r w:rsidR="008C313E" w:rsidRPr="033BF5DF">
        <w:rPr>
          <w:b/>
          <w:bCs/>
          <w:lang w:val="en-US"/>
        </w:rPr>
        <w:t>2021</w:t>
      </w:r>
      <w:r w:rsidR="008C313E" w:rsidRPr="033BF5DF">
        <w:rPr>
          <w:lang w:val="en-US"/>
        </w:rPr>
        <w:t xml:space="preserve">, </w:t>
      </w:r>
      <w:r w:rsidR="008C313E" w:rsidRPr="033BF5DF">
        <w:rPr>
          <w:i/>
          <w:iCs/>
          <w:lang w:val="en-US"/>
        </w:rPr>
        <w:t>33</w:t>
      </w:r>
      <w:r w:rsidR="008C313E" w:rsidRPr="033BF5DF">
        <w:rPr>
          <w:lang w:val="en-US"/>
        </w:rPr>
        <w:t xml:space="preserve"> (40), 404002. https://doi.org/10.1088/1361-648X/ac1280.</w:t>
      </w:r>
    </w:p>
    <w:p w14:paraId="0A9C59F6" w14:textId="3743FFF0" w:rsidR="008C313E" w:rsidRPr="008C313E" w:rsidRDefault="005D4027" w:rsidP="0022400B">
      <w:pPr>
        <w:pStyle w:val="Bibliography"/>
        <w:jc w:val="both"/>
      </w:pPr>
      <w:r>
        <w:rPr>
          <w:lang w:val="en-US"/>
        </w:rPr>
        <w:t>[</w:t>
      </w:r>
      <w:r w:rsidR="008C313E" w:rsidRPr="033BF5DF">
        <w:rPr>
          <w:lang w:val="en-US"/>
        </w:rPr>
        <w:t>12</w:t>
      </w:r>
      <w:r>
        <w:rPr>
          <w:lang w:val="en-US"/>
        </w:rPr>
        <w:t>]</w:t>
      </w:r>
      <w:r w:rsidR="008C313E">
        <w:tab/>
      </w:r>
      <w:r>
        <w:tab/>
      </w:r>
      <w:r w:rsidR="008C313E" w:rsidRPr="033BF5DF">
        <w:rPr>
          <w:lang w:val="en-US"/>
        </w:rPr>
        <w:t>Wang, A.; Liang, H.; McDannald, A.; Takeuchi, I.; Kusne, A. G. Benchmarking Active Learning Strategies for Materials Optimization and Discovery. arXiv April 12, 2022. http://arxiv.org/abs/2204.05838 (accessed 2022-07-04).</w:t>
      </w:r>
    </w:p>
    <w:p w14:paraId="2B33D656" w14:textId="2E20B171" w:rsidR="008C313E" w:rsidRPr="008C313E" w:rsidRDefault="005D4027" w:rsidP="0022400B">
      <w:pPr>
        <w:pStyle w:val="Bibliography"/>
        <w:jc w:val="both"/>
      </w:pPr>
      <w:r>
        <w:rPr>
          <w:lang w:val="en-US"/>
        </w:rPr>
        <w:t>[</w:t>
      </w:r>
      <w:r w:rsidR="008C313E" w:rsidRPr="033BF5DF">
        <w:rPr>
          <w:lang w:val="en-US"/>
        </w:rPr>
        <w:t>13</w:t>
      </w:r>
      <w:r>
        <w:rPr>
          <w:lang w:val="en-US"/>
        </w:rPr>
        <w:t>]</w:t>
      </w:r>
      <w:r w:rsidR="008C313E">
        <w:tab/>
      </w:r>
      <w:r>
        <w:tab/>
      </w:r>
      <w:r w:rsidR="008C313E" w:rsidRPr="033BF5DF">
        <w:rPr>
          <w:lang w:val="en-US"/>
        </w:rPr>
        <w:t xml:space="preserve">Liang, Q.; Gongora, A. E.; Ren, Z.; Tiihonen, A.; Liu, Z.; Sun, S.; Deneault, J. R.; Bash, D.; Mekki-Berrada, F.; Khan, S. A.; Hippalgaonkar, K.; Maruyama, B.; Brown, K. A.; Fisher III, J.; Buonassisi, T. Benchmarking the Performance of Bayesian Optimization across Multiple Experimental Materials Science Domains. </w:t>
      </w:r>
      <w:r w:rsidR="008C313E" w:rsidRPr="033BF5DF">
        <w:rPr>
          <w:i/>
          <w:iCs/>
          <w:lang w:val="en-US"/>
        </w:rPr>
        <w:t>npj Comput Mater</w:t>
      </w:r>
      <w:r w:rsidR="008C313E" w:rsidRPr="033BF5DF">
        <w:rPr>
          <w:lang w:val="en-US"/>
        </w:rPr>
        <w:t xml:space="preserve"> </w:t>
      </w:r>
      <w:r w:rsidR="008C313E" w:rsidRPr="033BF5DF">
        <w:rPr>
          <w:b/>
          <w:bCs/>
          <w:lang w:val="en-US"/>
        </w:rPr>
        <w:t>2021</w:t>
      </w:r>
      <w:r w:rsidR="008C313E" w:rsidRPr="033BF5DF">
        <w:rPr>
          <w:lang w:val="en-US"/>
        </w:rPr>
        <w:t xml:space="preserve">, </w:t>
      </w:r>
      <w:r w:rsidR="008C313E" w:rsidRPr="033BF5DF">
        <w:rPr>
          <w:i/>
          <w:iCs/>
          <w:lang w:val="en-US"/>
        </w:rPr>
        <w:t>7</w:t>
      </w:r>
      <w:r w:rsidR="008C313E" w:rsidRPr="033BF5DF">
        <w:rPr>
          <w:lang w:val="en-US"/>
        </w:rPr>
        <w:t xml:space="preserve"> (1), 188. https://doi.org/10.1038/s41524-021-00656-9.</w:t>
      </w:r>
    </w:p>
    <w:p w14:paraId="7EB25BE8" w14:textId="09521C9F" w:rsidR="008C313E" w:rsidRPr="008C313E" w:rsidRDefault="005D4027" w:rsidP="0022400B">
      <w:pPr>
        <w:pStyle w:val="Bibliography"/>
        <w:jc w:val="both"/>
      </w:pPr>
      <w:r>
        <w:rPr>
          <w:lang w:val="en-US"/>
        </w:rPr>
        <w:t>[</w:t>
      </w:r>
      <w:r w:rsidR="008C313E" w:rsidRPr="033BF5DF">
        <w:rPr>
          <w:lang w:val="en-US"/>
        </w:rPr>
        <w:t>14</w:t>
      </w:r>
      <w:r>
        <w:rPr>
          <w:lang w:val="en-US"/>
        </w:rPr>
        <w:t>]</w:t>
      </w:r>
      <w:r w:rsidR="008C313E">
        <w:tab/>
      </w:r>
      <w:r>
        <w:tab/>
      </w:r>
      <w:r w:rsidR="008C313E" w:rsidRPr="033BF5DF">
        <w:rPr>
          <w:lang w:val="en-US"/>
        </w:rPr>
        <w:t xml:space="preserve">Henderson, A. N.; Kauwe, S. K.; Sparks, T. D. Benchmark Datasets Incorporating Diverse Tasks, Sample Sizes, Material Systems, and Data Heterogeneity for Materials Informatics. </w:t>
      </w:r>
      <w:r w:rsidR="008C313E" w:rsidRPr="033BF5DF">
        <w:rPr>
          <w:i/>
          <w:iCs/>
          <w:lang w:val="en-US"/>
        </w:rPr>
        <w:t>Data in Brief</w:t>
      </w:r>
      <w:r w:rsidR="008C313E" w:rsidRPr="033BF5DF">
        <w:rPr>
          <w:lang w:val="en-US"/>
        </w:rPr>
        <w:t xml:space="preserve"> </w:t>
      </w:r>
      <w:r w:rsidR="008C313E" w:rsidRPr="033BF5DF">
        <w:rPr>
          <w:b/>
          <w:bCs/>
          <w:lang w:val="en-US"/>
        </w:rPr>
        <w:t>2021</w:t>
      </w:r>
      <w:r w:rsidR="008C313E" w:rsidRPr="033BF5DF">
        <w:rPr>
          <w:lang w:val="en-US"/>
        </w:rPr>
        <w:t xml:space="preserve">, </w:t>
      </w:r>
      <w:r w:rsidR="008C313E" w:rsidRPr="033BF5DF">
        <w:rPr>
          <w:i/>
          <w:iCs/>
          <w:lang w:val="en-US"/>
        </w:rPr>
        <w:t>37</w:t>
      </w:r>
      <w:r w:rsidR="008C313E" w:rsidRPr="033BF5DF">
        <w:rPr>
          <w:lang w:val="en-US"/>
        </w:rPr>
        <w:t>, 107262. https://doi.org/10.1016/j.dib.2021.107262.</w:t>
      </w:r>
    </w:p>
    <w:p w14:paraId="7EA40BB5" w14:textId="6F6ED0EE" w:rsidR="009E5AFE" w:rsidRPr="009E5AFE" w:rsidRDefault="005D4027" w:rsidP="00E76183">
      <w:pPr>
        <w:pStyle w:val="Bibliography"/>
        <w:jc w:val="both"/>
      </w:pPr>
      <w:r>
        <w:rPr>
          <w:lang w:val="en-US"/>
        </w:rPr>
        <w:t>[</w:t>
      </w:r>
      <w:r w:rsidR="008C313E" w:rsidRPr="033BF5DF">
        <w:rPr>
          <w:lang w:val="en-US"/>
        </w:rPr>
        <w:t>15</w:t>
      </w:r>
      <w:r>
        <w:rPr>
          <w:lang w:val="en-US"/>
        </w:rPr>
        <w:t>]</w:t>
      </w:r>
      <w:r w:rsidR="008C313E">
        <w:tab/>
      </w:r>
      <w:r>
        <w:tab/>
      </w:r>
      <w:r w:rsidR="008C313E" w:rsidRPr="033BF5DF">
        <w:rPr>
          <w:lang w:val="en-US"/>
        </w:rPr>
        <w:t xml:space="preserve">Häse, F.; Aldeghi, M.; Hickman, R. J.; Roch, L. M.; Christensen, M.; Liles, E.; Hein, J. E.; Aspuru-Guzik, A. Olympus: A Benchmarking Framework for Noisy Optimization and </w:t>
      </w:r>
      <w:r w:rsidR="008C313E" w:rsidRPr="033BF5DF">
        <w:rPr>
          <w:lang w:val="en-US"/>
        </w:rPr>
        <w:lastRenderedPageBreak/>
        <w:t xml:space="preserve">Experiment Planning. </w:t>
      </w:r>
      <w:r w:rsidR="008C313E" w:rsidRPr="033BF5DF">
        <w:rPr>
          <w:i/>
          <w:iCs/>
          <w:lang w:val="en-US"/>
        </w:rPr>
        <w:t>Mach. Learn.: Sci. Technol.</w:t>
      </w:r>
      <w:r w:rsidR="008C313E" w:rsidRPr="033BF5DF">
        <w:rPr>
          <w:lang w:val="en-US"/>
        </w:rPr>
        <w:t xml:space="preserve"> </w:t>
      </w:r>
      <w:r w:rsidR="008C313E" w:rsidRPr="033BF5DF">
        <w:rPr>
          <w:b/>
          <w:bCs/>
          <w:lang w:val="en-US"/>
        </w:rPr>
        <w:t>2021</w:t>
      </w:r>
      <w:r w:rsidR="008C313E" w:rsidRPr="033BF5DF">
        <w:rPr>
          <w:lang w:val="en-US"/>
        </w:rPr>
        <w:t xml:space="preserve">, </w:t>
      </w:r>
      <w:r w:rsidR="008C313E" w:rsidRPr="033BF5DF">
        <w:rPr>
          <w:i/>
          <w:iCs/>
          <w:lang w:val="en-US"/>
        </w:rPr>
        <w:t>2</w:t>
      </w:r>
      <w:r w:rsidR="008C313E" w:rsidRPr="033BF5DF">
        <w:rPr>
          <w:lang w:val="en-US"/>
        </w:rPr>
        <w:t xml:space="preserve"> (3), 035021. https://doi.org/10.1088/2632-2153/abedc8.</w:t>
      </w:r>
    </w:p>
    <w:p w14:paraId="49E22B8E" w14:textId="5BDF181F" w:rsidR="00E648BD" w:rsidRDefault="00BD6A3A" w:rsidP="0022400B">
      <w:pPr>
        <w:pStyle w:val="Bibliography"/>
        <w:jc w:val="both"/>
      </w:pPr>
      <w:r>
        <w:fldChar w:fldCharType="end"/>
      </w:r>
    </w:p>
    <w:sectPr w:rsidR="00E648BD">
      <w:headerReference w:type="default" r:id="rId29"/>
      <w:foot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AB41" w14:textId="77777777" w:rsidR="00231243" w:rsidRDefault="00231243">
      <w:pPr>
        <w:spacing w:line="240" w:lineRule="auto"/>
      </w:pPr>
      <w:r>
        <w:separator/>
      </w:r>
    </w:p>
  </w:endnote>
  <w:endnote w:type="continuationSeparator" w:id="0">
    <w:p w14:paraId="64B74FBE" w14:textId="77777777" w:rsidR="00231243" w:rsidRDefault="00231243">
      <w:pPr>
        <w:spacing w:line="240" w:lineRule="auto"/>
      </w:pPr>
      <w:r>
        <w:continuationSeparator/>
      </w:r>
    </w:p>
  </w:endnote>
  <w:endnote w:type="continuationNotice" w:id="1">
    <w:p w14:paraId="77296F1B" w14:textId="77777777" w:rsidR="00231243" w:rsidRDefault="0023124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31B9" w14:textId="77777777" w:rsidR="00E648BD" w:rsidRDefault="00AB0D7B">
    <w:pPr>
      <w:jc w:val="right"/>
    </w:pPr>
    <w:r>
      <w:fldChar w:fldCharType="begin"/>
    </w:r>
    <w:r>
      <w:instrText>PAGE</w:instrText>
    </w:r>
    <w:r>
      <w:fldChar w:fldCharType="separate"/>
    </w:r>
    <w:r w:rsidR="00B975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8C923" w14:textId="77777777" w:rsidR="00231243" w:rsidRDefault="00231243">
      <w:pPr>
        <w:spacing w:line="240" w:lineRule="auto"/>
      </w:pPr>
      <w:r>
        <w:separator/>
      </w:r>
    </w:p>
  </w:footnote>
  <w:footnote w:type="continuationSeparator" w:id="0">
    <w:p w14:paraId="26F5728E" w14:textId="77777777" w:rsidR="00231243" w:rsidRDefault="00231243">
      <w:pPr>
        <w:spacing w:line="240" w:lineRule="auto"/>
      </w:pPr>
      <w:r>
        <w:continuationSeparator/>
      </w:r>
    </w:p>
  </w:footnote>
  <w:footnote w:type="continuationNotice" w:id="1">
    <w:p w14:paraId="5E8C45D3" w14:textId="77777777" w:rsidR="00231243" w:rsidRDefault="0023124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7C4A7" w14:textId="77777777" w:rsidR="003E0205" w:rsidRDefault="003E0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341F"/>
    <w:multiLevelType w:val="multilevel"/>
    <w:tmpl w:val="A4F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477352"/>
    <w:multiLevelType w:val="hybridMultilevel"/>
    <w:tmpl w:val="8828F756"/>
    <w:lvl w:ilvl="0" w:tplc="7CBCC704">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383836">
    <w:abstractNumId w:val="1"/>
  </w:num>
  <w:num w:numId="2" w16cid:durableId="146534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8BD"/>
    <w:rsid w:val="000058E7"/>
    <w:rsid w:val="00011D94"/>
    <w:rsid w:val="000354EA"/>
    <w:rsid w:val="000355D9"/>
    <w:rsid w:val="00063BEB"/>
    <w:rsid w:val="00063D18"/>
    <w:rsid w:val="00093A4D"/>
    <w:rsid w:val="000A2631"/>
    <w:rsid w:val="000A64DA"/>
    <w:rsid w:val="000B0846"/>
    <w:rsid w:val="000B204C"/>
    <w:rsid w:val="000B3C2D"/>
    <w:rsid w:val="000C61BB"/>
    <w:rsid w:val="000E1A24"/>
    <w:rsid w:val="000E425B"/>
    <w:rsid w:val="000E49AB"/>
    <w:rsid w:val="000E55C3"/>
    <w:rsid w:val="000F3838"/>
    <w:rsid w:val="000F5EDC"/>
    <w:rsid w:val="001212D5"/>
    <w:rsid w:val="00121DE8"/>
    <w:rsid w:val="00135E7B"/>
    <w:rsid w:val="00143B74"/>
    <w:rsid w:val="00161747"/>
    <w:rsid w:val="001666E9"/>
    <w:rsid w:val="00173421"/>
    <w:rsid w:val="00176518"/>
    <w:rsid w:val="0017696F"/>
    <w:rsid w:val="00177234"/>
    <w:rsid w:val="001841E0"/>
    <w:rsid w:val="00187C6A"/>
    <w:rsid w:val="00191090"/>
    <w:rsid w:val="001960E4"/>
    <w:rsid w:val="001B05EF"/>
    <w:rsid w:val="001B57E7"/>
    <w:rsid w:val="001B6DB9"/>
    <w:rsid w:val="001C2AA8"/>
    <w:rsid w:val="001C7847"/>
    <w:rsid w:val="001D153B"/>
    <w:rsid w:val="001F2ED2"/>
    <w:rsid w:val="001F37FA"/>
    <w:rsid w:val="001F6B37"/>
    <w:rsid w:val="00206412"/>
    <w:rsid w:val="0022400B"/>
    <w:rsid w:val="00226315"/>
    <w:rsid w:val="00231243"/>
    <w:rsid w:val="00231D5E"/>
    <w:rsid w:val="0023643E"/>
    <w:rsid w:val="00237579"/>
    <w:rsid w:val="00240B49"/>
    <w:rsid w:val="002524D2"/>
    <w:rsid w:val="00257E05"/>
    <w:rsid w:val="0026586D"/>
    <w:rsid w:val="00273D6F"/>
    <w:rsid w:val="00273D91"/>
    <w:rsid w:val="00274084"/>
    <w:rsid w:val="00281F3D"/>
    <w:rsid w:val="00285E68"/>
    <w:rsid w:val="002B148B"/>
    <w:rsid w:val="002C038B"/>
    <w:rsid w:val="002C0CB0"/>
    <w:rsid w:val="002D0121"/>
    <w:rsid w:val="002D0555"/>
    <w:rsid w:val="002D1119"/>
    <w:rsid w:val="002E134E"/>
    <w:rsid w:val="002E3396"/>
    <w:rsid w:val="002F0D60"/>
    <w:rsid w:val="002F4EBF"/>
    <w:rsid w:val="002F769B"/>
    <w:rsid w:val="00311C00"/>
    <w:rsid w:val="003149FB"/>
    <w:rsid w:val="00315C2C"/>
    <w:rsid w:val="00320A1A"/>
    <w:rsid w:val="00331C82"/>
    <w:rsid w:val="00334F30"/>
    <w:rsid w:val="00342DCB"/>
    <w:rsid w:val="00352A2D"/>
    <w:rsid w:val="00366BAE"/>
    <w:rsid w:val="003768E9"/>
    <w:rsid w:val="00382D12"/>
    <w:rsid w:val="003D0345"/>
    <w:rsid w:val="003E0205"/>
    <w:rsid w:val="003F16D9"/>
    <w:rsid w:val="003F2330"/>
    <w:rsid w:val="003F6C31"/>
    <w:rsid w:val="00411597"/>
    <w:rsid w:val="0041451E"/>
    <w:rsid w:val="00437275"/>
    <w:rsid w:val="004639BE"/>
    <w:rsid w:val="00465854"/>
    <w:rsid w:val="00480815"/>
    <w:rsid w:val="00496D15"/>
    <w:rsid w:val="004A4375"/>
    <w:rsid w:val="004B0025"/>
    <w:rsid w:val="004C79D4"/>
    <w:rsid w:val="004D5B90"/>
    <w:rsid w:val="004D6066"/>
    <w:rsid w:val="004F10CE"/>
    <w:rsid w:val="005017CF"/>
    <w:rsid w:val="00502723"/>
    <w:rsid w:val="00513BC3"/>
    <w:rsid w:val="00514842"/>
    <w:rsid w:val="00540CD2"/>
    <w:rsid w:val="005418A9"/>
    <w:rsid w:val="00544B7C"/>
    <w:rsid w:val="005510B6"/>
    <w:rsid w:val="00585493"/>
    <w:rsid w:val="00586ED6"/>
    <w:rsid w:val="00590699"/>
    <w:rsid w:val="00596F86"/>
    <w:rsid w:val="005A08AE"/>
    <w:rsid w:val="005A36B9"/>
    <w:rsid w:val="005A393D"/>
    <w:rsid w:val="005A4DE0"/>
    <w:rsid w:val="005A5ACB"/>
    <w:rsid w:val="005B4238"/>
    <w:rsid w:val="005C33B8"/>
    <w:rsid w:val="005D4027"/>
    <w:rsid w:val="005E1ABD"/>
    <w:rsid w:val="005E2068"/>
    <w:rsid w:val="00603E82"/>
    <w:rsid w:val="00607A84"/>
    <w:rsid w:val="00637544"/>
    <w:rsid w:val="006417D8"/>
    <w:rsid w:val="00643A39"/>
    <w:rsid w:val="00645851"/>
    <w:rsid w:val="006535BC"/>
    <w:rsid w:val="00660B02"/>
    <w:rsid w:val="00671E5C"/>
    <w:rsid w:val="0068638E"/>
    <w:rsid w:val="006873E1"/>
    <w:rsid w:val="006B56A1"/>
    <w:rsid w:val="006C3F95"/>
    <w:rsid w:val="006D6521"/>
    <w:rsid w:val="006E06D0"/>
    <w:rsid w:val="006E093A"/>
    <w:rsid w:val="006E0DD3"/>
    <w:rsid w:val="00702A88"/>
    <w:rsid w:val="00706F6B"/>
    <w:rsid w:val="00725369"/>
    <w:rsid w:val="00727EFD"/>
    <w:rsid w:val="00740F65"/>
    <w:rsid w:val="007441AE"/>
    <w:rsid w:val="00750B66"/>
    <w:rsid w:val="007545D1"/>
    <w:rsid w:val="007717AD"/>
    <w:rsid w:val="00786EE1"/>
    <w:rsid w:val="00792B92"/>
    <w:rsid w:val="007B600D"/>
    <w:rsid w:val="007B6593"/>
    <w:rsid w:val="007D5D06"/>
    <w:rsid w:val="007D7C3B"/>
    <w:rsid w:val="007F2416"/>
    <w:rsid w:val="007F798B"/>
    <w:rsid w:val="007F7E0C"/>
    <w:rsid w:val="00800C47"/>
    <w:rsid w:val="0081368F"/>
    <w:rsid w:val="00837384"/>
    <w:rsid w:val="0084245A"/>
    <w:rsid w:val="00842F5A"/>
    <w:rsid w:val="00850894"/>
    <w:rsid w:val="008619AE"/>
    <w:rsid w:val="00861FF8"/>
    <w:rsid w:val="0086297D"/>
    <w:rsid w:val="00870C18"/>
    <w:rsid w:val="00870EE2"/>
    <w:rsid w:val="0087285E"/>
    <w:rsid w:val="00885F9D"/>
    <w:rsid w:val="00890ADD"/>
    <w:rsid w:val="00895C97"/>
    <w:rsid w:val="008B25FC"/>
    <w:rsid w:val="008C1B48"/>
    <w:rsid w:val="008C313E"/>
    <w:rsid w:val="008C419A"/>
    <w:rsid w:val="008C4370"/>
    <w:rsid w:val="008D1C9B"/>
    <w:rsid w:val="008D601E"/>
    <w:rsid w:val="008E612D"/>
    <w:rsid w:val="008F441E"/>
    <w:rsid w:val="0092681A"/>
    <w:rsid w:val="00942E0E"/>
    <w:rsid w:val="00943890"/>
    <w:rsid w:val="00947280"/>
    <w:rsid w:val="00967F6D"/>
    <w:rsid w:val="00971C09"/>
    <w:rsid w:val="009720BE"/>
    <w:rsid w:val="00980CF6"/>
    <w:rsid w:val="00983DA8"/>
    <w:rsid w:val="00993F2C"/>
    <w:rsid w:val="009A2DEE"/>
    <w:rsid w:val="009B12F6"/>
    <w:rsid w:val="009B1F5C"/>
    <w:rsid w:val="009C0BAC"/>
    <w:rsid w:val="009C5EE3"/>
    <w:rsid w:val="009D1657"/>
    <w:rsid w:val="009D59DB"/>
    <w:rsid w:val="009E2AD9"/>
    <w:rsid w:val="009E5AFE"/>
    <w:rsid w:val="009F668F"/>
    <w:rsid w:val="00A01543"/>
    <w:rsid w:val="00A11AE3"/>
    <w:rsid w:val="00A64D2C"/>
    <w:rsid w:val="00A77BEC"/>
    <w:rsid w:val="00A8061E"/>
    <w:rsid w:val="00A87B46"/>
    <w:rsid w:val="00A91868"/>
    <w:rsid w:val="00AA0A0C"/>
    <w:rsid w:val="00AA2A0E"/>
    <w:rsid w:val="00AA4B67"/>
    <w:rsid w:val="00AA7892"/>
    <w:rsid w:val="00AB0D7B"/>
    <w:rsid w:val="00AC1493"/>
    <w:rsid w:val="00AC3189"/>
    <w:rsid w:val="00AD169B"/>
    <w:rsid w:val="00AD5740"/>
    <w:rsid w:val="00AF19A4"/>
    <w:rsid w:val="00AF681B"/>
    <w:rsid w:val="00B07994"/>
    <w:rsid w:val="00B274BC"/>
    <w:rsid w:val="00B34D45"/>
    <w:rsid w:val="00B55F9C"/>
    <w:rsid w:val="00B6341F"/>
    <w:rsid w:val="00B6396E"/>
    <w:rsid w:val="00B64E3D"/>
    <w:rsid w:val="00B733CE"/>
    <w:rsid w:val="00B779DA"/>
    <w:rsid w:val="00B77EF9"/>
    <w:rsid w:val="00B82318"/>
    <w:rsid w:val="00B8260D"/>
    <w:rsid w:val="00B9756D"/>
    <w:rsid w:val="00BA24BB"/>
    <w:rsid w:val="00BA3932"/>
    <w:rsid w:val="00BB51A3"/>
    <w:rsid w:val="00BB5685"/>
    <w:rsid w:val="00BC2363"/>
    <w:rsid w:val="00BC5AB9"/>
    <w:rsid w:val="00BC751D"/>
    <w:rsid w:val="00BD6734"/>
    <w:rsid w:val="00BD6A3A"/>
    <w:rsid w:val="00BE59DE"/>
    <w:rsid w:val="00BF026C"/>
    <w:rsid w:val="00C017F7"/>
    <w:rsid w:val="00C068AF"/>
    <w:rsid w:val="00C27EA5"/>
    <w:rsid w:val="00C316A3"/>
    <w:rsid w:val="00C41A32"/>
    <w:rsid w:val="00C4493E"/>
    <w:rsid w:val="00C475C1"/>
    <w:rsid w:val="00C53901"/>
    <w:rsid w:val="00C57FA5"/>
    <w:rsid w:val="00C61488"/>
    <w:rsid w:val="00C65BF7"/>
    <w:rsid w:val="00C904BE"/>
    <w:rsid w:val="00C91C94"/>
    <w:rsid w:val="00CA41F5"/>
    <w:rsid w:val="00CA48B9"/>
    <w:rsid w:val="00CA4AD2"/>
    <w:rsid w:val="00CB18D4"/>
    <w:rsid w:val="00CB51CD"/>
    <w:rsid w:val="00CB5457"/>
    <w:rsid w:val="00CB610D"/>
    <w:rsid w:val="00CD2749"/>
    <w:rsid w:val="00CE25E4"/>
    <w:rsid w:val="00CF496C"/>
    <w:rsid w:val="00CF50E5"/>
    <w:rsid w:val="00CF748D"/>
    <w:rsid w:val="00D045AD"/>
    <w:rsid w:val="00D26219"/>
    <w:rsid w:val="00D31B67"/>
    <w:rsid w:val="00D3794D"/>
    <w:rsid w:val="00D40AE1"/>
    <w:rsid w:val="00D42882"/>
    <w:rsid w:val="00D453D3"/>
    <w:rsid w:val="00D5039B"/>
    <w:rsid w:val="00D76A28"/>
    <w:rsid w:val="00D80636"/>
    <w:rsid w:val="00D83DF2"/>
    <w:rsid w:val="00D86668"/>
    <w:rsid w:val="00D978A8"/>
    <w:rsid w:val="00DA2D96"/>
    <w:rsid w:val="00DA5135"/>
    <w:rsid w:val="00DB520A"/>
    <w:rsid w:val="00DE5888"/>
    <w:rsid w:val="00DE6612"/>
    <w:rsid w:val="00E14BA3"/>
    <w:rsid w:val="00E16EE5"/>
    <w:rsid w:val="00E44AB5"/>
    <w:rsid w:val="00E50FFF"/>
    <w:rsid w:val="00E54EFF"/>
    <w:rsid w:val="00E6340C"/>
    <w:rsid w:val="00E648BD"/>
    <w:rsid w:val="00E648F2"/>
    <w:rsid w:val="00E720BC"/>
    <w:rsid w:val="00E76183"/>
    <w:rsid w:val="00E810A1"/>
    <w:rsid w:val="00EA3116"/>
    <w:rsid w:val="00EC2464"/>
    <w:rsid w:val="00EC5ADA"/>
    <w:rsid w:val="00ED16C8"/>
    <w:rsid w:val="00EE0E06"/>
    <w:rsid w:val="00EE3B93"/>
    <w:rsid w:val="00EE3E06"/>
    <w:rsid w:val="00EE505F"/>
    <w:rsid w:val="00F05B35"/>
    <w:rsid w:val="00F07C50"/>
    <w:rsid w:val="00F1561E"/>
    <w:rsid w:val="00F15F13"/>
    <w:rsid w:val="00F25759"/>
    <w:rsid w:val="00F41303"/>
    <w:rsid w:val="00F523FB"/>
    <w:rsid w:val="00F55643"/>
    <w:rsid w:val="00F659B5"/>
    <w:rsid w:val="00F7485D"/>
    <w:rsid w:val="00F87C06"/>
    <w:rsid w:val="00FB6B30"/>
    <w:rsid w:val="00FC0C21"/>
    <w:rsid w:val="00FE1808"/>
    <w:rsid w:val="00FE3AF7"/>
    <w:rsid w:val="00FF0430"/>
    <w:rsid w:val="033BF5DF"/>
    <w:rsid w:val="6952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FE0F6"/>
  <w15:docId w15:val="{9E54AF4C-F51C-437F-B64D-BA086017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CED7E7"/>
    </w:tcPr>
  </w:style>
  <w:style w:type="character" w:styleId="Hyperlink">
    <w:name w:val="Hyperlink"/>
    <w:basedOn w:val="DefaultParagraphFont"/>
    <w:uiPriority w:val="99"/>
    <w:unhideWhenUsed/>
    <w:rsid w:val="00B9756D"/>
    <w:rPr>
      <w:color w:val="0000FF" w:themeColor="hyperlink"/>
      <w:u w:val="single"/>
    </w:rPr>
  </w:style>
  <w:style w:type="character" w:styleId="UnresolvedMention">
    <w:name w:val="Unresolved Mention"/>
    <w:basedOn w:val="DefaultParagraphFont"/>
    <w:uiPriority w:val="99"/>
    <w:semiHidden/>
    <w:unhideWhenUsed/>
    <w:rsid w:val="00B9756D"/>
    <w:rPr>
      <w:color w:val="605E5C"/>
      <w:shd w:val="clear" w:color="auto" w:fill="E1DFDD"/>
    </w:rPr>
  </w:style>
  <w:style w:type="paragraph" w:styleId="ListParagraph">
    <w:name w:val="List Paragraph"/>
    <w:basedOn w:val="Normal"/>
    <w:uiPriority w:val="34"/>
    <w:qFormat/>
    <w:rsid w:val="00B9756D"/>
    <w:pPr>
      <w:ind w:left="720"/>
      <w:contextualSpacing/>
    </w:pPr>
  </w:style>
  <w:style w:type="paragraph" w:styleId="Caption">
    <w:name w:val="caption"/>
    <w:basedOn w:val="Normal"/>
    <w:next w:val="Normal"/>
    <w:uiPriority w:val="35"/>
    <w:unhideWhenUsed/>
    <w:qFormat/>
    <w:rsid w:val="00093A4D"/>
    <w:pPr>
      <w:spacing w:after="200" w:line="240" w:lineRule="auto"/>
    </w:pPr>
    <w:rPr>
      <w:i/>
      <w:iCs/>
      <w:color w:val="1F497D" w:themeColor="text2"/>
      <w:sz w:val="18"/>
      <w:szCs w:val="18"/>
    </w:rPr>
  </w:style>
  <w:style w:type="paragraph" w:styleId="Bibliography">
    <w:name w:val="Bibliography"/>
    <w:basedOn w:val="Normal"/>
    <w:next w:val="Normal"/>
    <w:uiPriority w:val="37"/>
    <w:unhideWhenUsed/>
    <w:rsid w:val="00BD6A3A"/>
    <w:pPr>
      <w:tabs>
        <w:tab w:val="left" w:pos="384"/>
      </w:tabs>
      <w:spacing w:line="240" w:lineRule="auto"/>
      <w:ind w:left="384" w:hanging="384"/>
    </w:pPr>
  </w:style>
  <w:style w:type="character" w:styleId="FollowedHyperlink">
    <w:name w:val="FollowedHyperlink"/>
    <w:basedOn w:val="DefaultParagraphFont"/>
    <w:uiPriority w:val="99"/>
    <w:semiHidden/>
    <w:unhideWhenUsed/>
    <w:rsid w:val="001B6DB9"/>
    <w:rPr>
      <w:color w:val="800080" w:themeColor="followedHyperlink"/>
      <w:u w:val="single"/>
    </w:rPr>
  </w:style>
  <w:style w:type="paragraph" w:styleId="Header">
    <w:name w:val="header"/>
    <w:basedOn w:val="Normal"/>
    <w:link w:val="HeaderChar"/>
    <w:uiPriority w:val="99"/>
    <w:unhideWhenUsed/>
    <w:rsid w:val="00B779DA"/>
    <w:pPr>
      <w:tabs>
        <w:tab w:val="center" w:pos="4680"/>
        <w:tab w:val="right" w:pos="9360"/>
      </w:tabs>
      <w:spacing w:line="240" w:lineRule="auto"/>
    </w:pPr>
  </w:style>
  <w:style w:type="character" w:customStyle="1" w:styleId="HeaderChar">
    <w:name w:val="Header Char"/>
    <w:basedOn w:val="DefaultParagraphFont"/>
    <w:link w:val="Header"/>
    <w:uiPriority w:val="99"/>
    <w:rsid w:val="00B779DA"/>
  </w:style>
  <w:style w:type="paragraph" w:styleId="Footer">
    <w:name w:val="footer"/>
    <w:basedOn w:val="Normal"/>
    <w:link w:val="FooterChar"/>
    <w:uiPriority w:val="99"/>
    <w:semiHidden/>
    <w:unhideWhenUsed/>
    <w:rsid w:val="00B779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779DA"/>
  </w:style>
  <w:style w:type="paragraph" w:styleId="Revision">
    <w:name w:val="Revision"/>
    <w:hidden/>
    <w:uiPriority w:val="99"/>
    <w:semiHidden/>
    <w:rsid w:val="00DE661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938574">
      <w:bodyDiv w:val="1"/>
      <w:marLeft w:val="0"/>
      <w:marRight w:val="0"/>
      <w:marTop w:val="0"/>
      <w:marBottom w:val="0"/>
      <w:divBdr>
        <w:top w:val="none" w:sz="0" w:space="0" w:color="auto"/>
        <w:left w:val="none" w:sz="0" w:space="0" w:color="auto"/>
        <w:bottom w:val="none" w:sz="0" w:space="0" w:color="auto"/>
        <w:right w:val="none" w:sz="0" w:space="0" w:color="auto"/>
      </w:divBdr>
    </w:div>
    <w:div w:id="346174986">
      <w:bodyDiv w:val="1"/>
      <w:marLeft w:val="0"/>
      <w:marRight w:val="0"/>
      <w:marTop w:val="0"/>
      <w:marBottom w:val="0"/>
      <w:divBdr>
        <w:top w:val="none" w:sz="0" w:space="0" w:color="auto"/>
        <w:left w:val="none" w:sz="0" w:space="0" w:color="auto"/>
        <w:bottom w:val="none" w:sz="0" w:space="0" w:color="auto"/>
        <w:right w:val="none" w:sz="0" w:space="0" w:color="auto"/>
      </w:divBdr>
    </w:div>
    <w:div w:id="617219437">
      <w:bodyDiv w:val="1"/>
      <w:marLeft w:val="0"/>
      <w:marRight w:val="0"/>
      <w:marTop w:val="0"/>
      <w:marBottom w:val="0"/>
      <w:divBdr>
        <w:top w:val="none" w:sz="0" w:space="0" w:color="auto"/>
        <w:left w:val="none" w:sz="0" w:space="0" w:color="auto"/>
        <w:bottom w:val="none" w:sz="0" w:space="0" w:color="auto"/>
        <w:right w:val="none" w:sz="0" w:space="0" w:color="auto"/>
      </w:divBdr>
    </w:div>
    <w:div w:id="630283257">
      <w:bodyDiv w:val="1"/>
      <w:marLeft w:val="0"/>
      <w:marRight w:val="0"/>
      <w:marTop w:val="0"/>
      <w:marBottom w:val="0"/>
      <w:divBdr>
        <w:top w:val="none" w:sz="0" w:space="0" w:color="auto"/>
        <w:left w:val="none" w:sz="0" w:space="0" w:color="auto"/>
        <w:bottom w:val="none" w:sz="0" w:space="0" w:color="auto"/>
        <w:right w:val="none" w:sz="0" w:space="0" w:color="auto"/>
      </w:divBdr>
    </w:div>
    <w:div w:id="983505804">
      <w:bodyDiv w:val="1"/>
      <w:marLeft w:val="0"/>
      <w:marRight w:val="0"/>
      <w:marTop w:val="0"/>
      <w:marBottom w:val="0"/>
      <w:divBdr>
        <w:top w:val="none" w:sz="0" w:space="0" w:color="auto"/>
        <w:left w:val="none" w:sz="0" w:space="0" w:color="auto"/>
        <w:bottom w:val="none" w:sz="0" w:space="0" w:color="auto"/>
        <w:right w:val="none" w:sz="0" w:space="0" w:color="auto"/>
      </w:divBdr>
    </w:div>
    <w:div w:id="1025986451">
      <w:bodyDiv w:val="1"/>
      <w:marLeft w:val="0"/>
      <w:marRight w:val="0"/>
      <w:marTop w:val="0"/>
      <w:marBottom w:val="0"/>
      <w:divBdr>
        <w:top w:val="none" w:sz="0" w:space="0" w:color="auto"/>
        <w:left w:val="none" w:sz="0" w:space="0" w:color="auto"/>
        <w:bottom w:val="none" w:sz="0" w:space="0" w:color="auto"/>
        <w:right w:val="none" w:sz="0" w:space="0" w:color="auto"/>
      </w:divBdr>
    </w:div>
    <w:div w:id="1061756092">
      <w:bodyDiv w:val="1"/>
      <w:marLeft w:val="0"/>
      <w:marRight w:val="0"/>
      <w:marTop w:val="0"/>
      <w:marBottom w:val="0"/>
      <w:divBdr>
        <w:top w:val="none" w:sz="0" w:space="0" w:color="auto"/>
        <w:left w:val="none" w:sz="0" w:space="0" w:color="auto"/>
        <w:bottom w:val="none" w:sz="0" w:space="0" w:color="auto"/>
        <w:right w:val="none" w:sz="0" w:space="0" w:color="auto"/>
      </w:divBdr>
      <w:divsChild>
        <w:div w:id="1498614616">
          <w:marLeft w:val="0"/>
          <w:marRight w:val="0"/>
          <w:marTop w:val="0"/>
          <w:marBottom w:val="0"/>
          <w:divBdr>
            <w:top w:val="none" w:sz="0" w:space="0" w:color="auto"/>
            <w:left w:val="none" w:sz="0" w:space="0" w:color="auto"/>
            <w:bottom w:val="none" w:sz="0" w:space="0" w:color="auto"/>
            <w:right w:val="none" w:sz="0" w:space="0" w:color="auto"/>
          </w:divBdr>
          <w:divsChild>
            <w:div w:id="9596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0719">
      <w:bodyDiv w:val="1"/>
      <w:marLeft w:val="0"/>
      <w:marRight w:val="0"/>
      <w:marTop w:val="0"/>
      <w:marBottom w:val="0"/>
      <w:divBdr>
        <w:top w:val="none" w:sz="0" w:space="0" w:color="auto"/>
        <w:left w:val="none" w:sz="0" w:space="0" w:color="auto"/>
        <w:bottom w:val="none" w:sz="0" w:space="0" w:color="auto"/>
        <w:right w:val="none" w:sz="0" w:space="0" w:color="auto"/>
      </w:divBdr>
    </w:div>
    <w:div w:id="1718356294">
      <w:bodyDiv w:val="1"/>
      <w:marLeft w:val="0"/>
      <w:marRight w:val="0"/>
      <w:marTop w:val="0"/>
      <w:marBottom w:val="0"/>
      <w:divBdr>
        <w:top w:val="none" w:sz="0" w:space="0" w:color="auto"/>
        <w:left w:val="none" w:sz="0" w:space="0" w:color="auto"/>
        <w:bottom w:val="none" w:sz="0" w:space="0" w:color="auto"/>
        <w:right w:val="none" w:sz="0" w:space="0" w:color="auto"/>
      </w:divBdr>
      <w:divsChild>
        <w:div w:id="1037782611">
          <w:marLeft w:val="0"/>
          <w:marRight w:val="0"/>
          <w:marTop w:val="0"/>
          <w:marBottom w:val="0"/>
          <w:divBdr>
            <w:top w:val="none" w:sz="0" w:space="0" w:color="auto"/>
            <w:left w:val="none" w:sz="0" w:space="0" w:color="auto"/>
            <w:bottom w:val="none" w:sz="0" w:space="0" w:color="auto"/>
            <w:right w:val="none" w:sz="0" w:space="0" w:color="auto"/>
          </w:divBdr>
          <w:divsChild>
            <w:div w:id="191994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3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sparks-baird/matsci-opt-benchmarks/blob/7c4346624895a7826ada07ff5e44c2f49eb42b9d/scripts/crabnet_hyperparameter/crabnet_hyperparameter_submitit.py" TargetMode="External"/><Relationship Id="rId18" Type="http://schemas.openxmlformats.org/officeDocument/2006/relationships/image" Target="media/image1.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matbench.materialsproject.org/Leaderboards%20Per-Task/matbench_v0.1_matbench_expt_gap/" TargetMode="External"/><Relationship Id="rId17" Type="http://schemas.openxmlformats.org/officeDocument/2006/relationships/hyperlink" Target="https://doi.org/10.5281/zenodo.7694268"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dx.doi.org/10.5281/zenodo.7694289" TargetMode="External"/><Relationship Id="rId20"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parks-baird/CrabNet" TargetMode="External"/><Relationship Id="rId24" Type="http://schemas.openxmlformats.org/officeDocument/2006/relationships/hyperlink" Target="https://github.com/sparks-baird/matsci-opt-benchmarks/tree/main/notebooks/crabnet_hyperparameter"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sparks-baird/matsci-opt-benchmarks/tree/v0.2.1" TargetMode="External"/><Relationship Id="rId23" Type="http://schemas.openxmlformats.org/officeDocument/2006/relationships/hyperlink" Target="https://github.com/sparks-baird/matsci-opt-benchmarks/tree/main/scripts/crabnet_hyperparameter" TargetMode="Externa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facebookincubator/submitit" TargetMode="Externa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1a2a908-dc75-4c33-8042-1ee3696f7e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4381EC93E695C41B67E163C96FB0C81" ma:contentTypeVersion="8" ma:contentTypeDescription="Create a new document." ma:contentTypeScope="" ma:versionID="6f533e8aea14a50f6a4b51827666f9e9">
  <xsd:schema xmlns:xsd="http://www.w3.org/2001/XMLSchema" xmlns:xs="http://www.w3.org/2001/XMLSchema" xmlns:p="http://schemas.microsoft.com/office/2006/metadata/properties" xmlns:ns3="e1a2a908-dc75-4c33-8042-1ee3696f7e9b" xmlns:ns4="29c108f0-c688-4d75-95ff-212ac3a7ece1" targetNamespace="http://schemas.microsoft.com/office/2006/metadata/properties" ma:root="true" ma:fieldsID="8e38ad59bf9059867f84144cd954a504" ns3:_="" ns4:_="">
    <xsd:import namespace="e1a2a908-dc75-4c33-8042-1ee3696f7e9b"/>
    <xsd:import namespace="29c108f0-c688-4d75-95ff-212ac3a7ec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2a908-dc75-4c33-8042-1ee3696f7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c108f0-c688-4d75-95ff-212ac3a7ec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17B6C-1798-497C-93FA-0BE052E3AF80}">
  <ds:schemaRefs>
    <ds:schemaRef ds:uri="http://schemas.microsoft.com/sharepoint/v3/contenttype/forms"/>
  </ds:schemaRefs>
</ds:datastoreItem>
</file>

<file path=customXml/itemProps2.xml><?xml version="1.0" encoding="utf-8"?>
<ds:datastoreItem xmlns:ds="http://schemas.openxmlformats.org/officeDocument/2006/customXml" ds:itemID="{07EA943E-DCEB-4758-BA4F-0021D98A53D4}">
  <ds:schemaRefs>
    <ds:schemaRef ds:uri="http://schemas.microsoft.com/office/2006/metadata/properties"/>
    <ds:schemaRef ds:uri="http://schemas.microsoft.com/office/infopath/2007/PartnerControls"/>
    <ds:schemaRef ds:uri="e1a2a908-dc75-4c33-8042-1ee3696f7e9b"/>
  </ds:schemaRefs>
</ds:datastoreItem>
</file>

<file path=customXml/itemProps3.xml><?xml version="1.0" encoding="utf-8"?>
<ds:datastoreItem xmlns:ds="http://schemas.openxmlformats.org/officeDocument/2006/customXml" ds:itemID="{80347584-2841-48BA-8645-4B1B7311EF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2a908-dc75-4c33-8042-1ee3696f7e9b"/>
    <ds:schemaRef ds:uri="29c108f0-c688-4d75-95ff-212ac3a7ec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5AD5DD-9740-46E7-AFDC-57A4D80AA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10</Pages>
  <Words>3147</Words>
  <Characters>17940</Characters>
  <Application>Microsoft Office Word</Application>
  <DocSecurity>0</DocSecurity>
  <Lines>149</Lines>
  <Paragraphs>42</Paragraphs>
  <ScaleCrop>false</ScaleCrop>
  <Company/>
  <LinksUpToDate>false</LinksUpToDate>
  <CharactersWithSpaces>21045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Sterling Baird</dc:creator>
  <cp:keywords/>
  <cp:lastModifiedBy>Sterling Baird</cp:lastModifiedBy>
  <cp:revision>1</cp:revision>
  <cp:lastPrinted>2023-03-06T21:08:00Z</cp:lastPrinted>
  <dcterms:created xsi:type="dcterms:W3CDTF">2026-05-26T23:01:00Z</dcterms:created>
  <dcterms:modified xsi:type="dcterms:W3CDTF">2026-09-25T20:41:00Z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id="kieeM79R"/&gt;&lt;style id="http://www.zotero.org/styles/american-chemical-society" hasBibliography="1" bibliographyStyleHasBeenSet="1"/&gt;&lt;prefs&gt;&lt;pref name="fieldType" value="Field"/&gt;&lt;/prefs&gt;&lt;/data&gt;</vt:lpwstr>
  </property>
  <property fmtid="{D5CDD505-2E9C-101B-9397-08002B2CF9AE}" pid="3" name="ContentTypeId">
    <vt:lpwstr>0x010100F4381EC93E695C41B67E163C96FB0C81</vt:lpwstr>
  </property>
</Properties>
</file>